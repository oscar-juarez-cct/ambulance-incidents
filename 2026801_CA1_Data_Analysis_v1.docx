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0399D07" w:rsidR="0051184F" w:rsidDel="00CB6412" w:rsidRDefault="00E73B14">
      <w:pPr>
        <w:rPr>
          <w:del w:id="0" w:author="Oscar Esteban Juarez Paz" w:date="2026-10-28T23:42:00Z" w16du:dateUtc="2026-10-28T23:42:00Z"/>
        </w:rPr>
      </w:pPr>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1" w:author="naomie mboma" w:date="2026-04-19T22:07:00Z" w16du:dateUtc="2026-04-19T21:07:00Z"/>
                <w:i/>
                <w:color w:val="156082"/>
                <w:sz w:val="32"/>
                <w:szCs w:val="32"/>
              </w:rPr>
            </w:pPr>
            <w:r>
              <w:rPr>
                <w:i/>
                <w:color w:val="156082"/>
                <w:sz w:val="32"/>
                <w:szCs w:val="32"/>
              </w:rPr>
              <w:t>Student Full Name</w:t>
            </w:r>
          </w:p>
          <w:p w14:paraId="5387232B" w14:textId="3E596BAB" w:rsidR="00E50787" w:rsidRDefault="00E50787">
            <w:pPr>
              <w:spacing w:line="480" w:lineRule="auto"/>
              <w:rPr>
                <w:i/>
                <w:color w:val="156082"/>
                <w:sz w:val="32"/>
                <w:szCs w:val="32"/>
              </w:rPr>
            </w:pPr>
            <w:ins w:id="2" w:author="naomie mboma" w:date="2026-04-19T22:07:00Z" w16du:dateUtc="2026-04-19T21:07:00Z">
              <w:del w:id="3" w:author="Oscar Esteban Juarez Paz" w:date="2026-10-28T23:41:00Z" w16du:dateUtc="2026-10-28T23:41:00Z">
                <w:r w:rsidDel="00CB6412">
                  <w:rPr>
                    <w:i/>
                    <w:color w:val="156082"/>
                    <w:sz w:val="32"/>
                    <w:szCs w:val="32"/>
                  </w:rPr>
                  <w:delText>Naomie Mboma</w:delText>
                </w:r>
              </w:del>
            </w:ins>
            <w:ins w:id="4" w:author="Oscar Esteban Juarez Paz" w:date="2026-10-28T23:41:00Z" w16du:dateUtc="2026-10-28T23:41:00Z">
              <w:r w:rsidR="00CB6412">
                <w:rPr>
                  <w:i/>
                  <w:color w:val="156082"/>
                  <w:sz w:val="32"/>
                  <w:szCs w:val="32"/>
                </w:rPr>
                <w:t>Oscar Juárez</w:t>
              </w:r>
            </w:ins>
            <w:ins w:id="5" w:author="Oscar Esteban Juarez Paz" w:date="2026-10-28T23:43:00Z" w16du:dateUtc="2026-10-28T23:43:00Z">
              <w:r w:rsidR="00CB6412">
                <w:rPr>
                  <w:i/>
                  <w:color w:val="156082"/>
                  <w:sz w:val="32"/>
                  <w:szCs w:val="32"/>
                </w:rPr>
                <w:t xml:space="preserve"> Paz</w:t>
              </w:r>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6" w:author="naomie mboma" w:date="2026-04-19T22:07:00Z" w16du:dateUtc="2026-04-19T21:07:00Z"/>
                <w:i/>
                <w:color w:val="156082"/>
                <w:sz w:val="32"/>
                <w:szCs w:val="32"/>
              </w:rPr>
            </w:pPr>
            <w:r>
              <w:rPr>
                <w:i/>
                <w:color w:val="156082"/>
                <w:sz w:val="32"/>
                <w:szCs w:val="32"/>
              </w:rPr>
              <w:t>Student Number</w:t>
            </w:r>
          </w:p>
          <w:p w14:paraId="4C519E27" w14:textId="2E847042" w:rsidR="00E50787" w:rsidRDefault="00E50787">
            <w:pPr>
              <w:spacing w:line="480" w:lineRule="auto"/>
              <w:rPr>
                <w:i/>
                <w:color w:val="156082"/>
                <w:sz w:val="32"/>
                <w:szCs w:val="32"/>
              </w:rPr>
            </w:pPr>
            <w:ins w:id="7" w:author="naomie mboma" w:date="2026-04-19T22:07:00Z" w16du:dateUtc="2026-04-19T21:07:00Z">
              <w:del w:id="8" w:author="Oscar Esteban Juarez Paz" w:date="2026-10-28T23:41:00Z" w16du:dateUtc="2026-10-28T23:41:00Z">
                <w:r w:rsidDel="00CB6412">
                  <w:rPr>
                    <w:i/>
                    <w:color w:val="156082"/>
                    <w:sz w:val="32"/>
                    <w:szCs w:val="32"/>
                  </w:rPr>
                  <w:delText>Sba24440</w:delText>
                </w:r>
              </w:del>
            </w:ins>
            <w:ins w:id="9" w:author="Oscar Esteban Juarez Paz" w:date="2026-10-28T23:41:00Z" w16du:dateUtc="2026-10-28T23:41:00Z">
              <w:r w:rsidR="00CB6412">
                <w:rPr>
                  <w:i/>
                  <w:color w:val="156082"/>
                  <w:sz w:val="32"/>
                  <w:szCs w:val="32"/>
                </w:rPr>
                <w:t>2026801</w:t>
              </w:r>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10" w:author="naomie mboma" w:date="2026-04-19T22:07:00Z" w16du:dateUtc="2026-04-19T21:07:00Z"/>
                <w:i/>
                <w:color w:val="156082"/>
                <w:sz w:val="32"/>
                <w:szCs w:val="32"/>
              </w:rPr>
            </w:pPr>
            <w:r>
              <w:rPr>
                <w:i/>
                <w:color w:val="156082"/>
                <w:sz w:val="32"/>
                <w:szCs w:val="32"/>
              </w:rPr>
              <w:t>Module Title</w:t>
            </w:r>
          </w:p>
          <w:p w14:paraId="25760F1A" w14:textId="433D0418" w:rsidR="00E50787" w:rsidRDefault="00CB6412">
            <w:pPr>
              <w:spacing w:line="480" w:lineRule="auto"/>
              <w:rPr>
                <w:i/>
                <w:color w:val="156082"/>
                <w:sz w:val="32"/>
                <w:szCs w:val="32"/>
              </w:rPr>
            </w:pPr>
            <w:ins w:id="11" w:author="Oscar Esteban Juarez Paz" w:date="2026-10-28T23:41:00Z" w16du:dateUtc="2026-10-28T23:41:00Z">
              <w:r>
                <w:rPr>
                  <w:i/>
                  <w:color w:val="156082"/>
                  <w:sz w:val="32"/>
                  <w:szCs w:val="32"/>
                </w:rPr>
                <w:t xml:space="preserve">Stats for </w:t>
              </w:r>
            </w:ins>
            <w:ins w:id="12" w:author="naomie mboma" w:date="2026-04-19T22:07:00Z" w16du:dateUtc="2026-04-19T21:07:00Z">
              <w:del w:id="13" w:author="Oscar Esteban Juarez Paz" w:date="2026-10-28T23:41:00Z" w16du:dateUtc="2026-10-28T23:41:00Z">
                <w:r w:rsidR="00E50787" w:rsidDel="00CB6412">
                  <w:rPr>
                    <w:i/>
                    <w:color w:val="156082"/>
                    <w:sz w:val="32"/>
                    <w:szCs w:val="32"/>
                  </w:rPr>
                  <w:delText>Machine learning</w:delText>
                </w:r>
              </w:del>
            </w:ins>
            <w:ins w:id="14" w:author="Oscar Esteban Juarez Paz" w:date="2026-10-28T23:41:00Z" w16du:dateUtc="2026-10-28T23:41:00Z">
              <w:r>
                <w:rPr>
                  <w:i/>
                  <w:color w:val="156082"/>
                  <w:sz w:val="32"/>
                  <w:szCs w:val="32"/>
                </w:rPr>
                <w:t>Data Analytics</w:t>
              </w:r>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15" w:author="naomie mboma" w:date="2026-04-19T22:10:00Z" w16du:dateUtc="2026-04-19T21:10:00Z"/>
                <w:i/>
                <w:color w:val="156082"/>
                <w:sz w:val="32"/>
                <w:szCs w:val="32"/>
              </w:rPr>
            </w:pPr>
            <w:r>
              <w:rPr>
                <w:i/>
                <w:color w:val="156082"/>
                <w:sz w:val="32"/>
                <w:szCs w:val="32"/>
              </w:rPr>
              <w:t>Assessment Title</w:t>
            </w:r>
          </w:p>
          <w:p w14:paraId="489B184B" w14:textId="2D48CDED" w:rsidR="00E50787" w:rsidRDefault="00E50787">
            <w:pPr>
              <w:spacing w:line="480" w:lineRule="auto"/>
              <w:rPr>
                <w:i/>
                <w:color w:val="156082"/>
                <w:sz w:val="32"/>
                <w:szCs w:val="32"/>
              </w:rPr>
            </w:pPr>
            <w:ins w:id="16" w:author="naomie mboma" w:date="2026-04-19T22:11:00Z" w16du:dateUtc="2026-04-19T21:11:00Z">
              <w:del w:id="17" w:author="Oscar Esteban Juarez Paz" w:date="2026-10-28T23:41:00Z" w16du:dateUtc="2026-10-28T23:41:00Z">
                <w:r w:rsidDel="00CB6412">
                  <w:rPr>
                    <w:i/>
                    <w:color w:val="156082"/>
                    <w:sz w:val="32"/>
                    <w:szCs w:val="32"/>
                  </w:rPr>
                  <w:delText>Machine Learning for Businness</w:delText>
                </w:r>
              </w:del>
            </w:ins>
            <w:ins w:id="18" w:author="Oscar Esteban Juarez Paz" w:date="2026-10-28T23:42:00Z" w16du:dateUtc="2026-10-28T23:42:00Z">
              <w:r w:rsidR="00CB6412">
                <w:rPr>
                  <w:i/>
                  <w:color w:val="156082"/>
                  <w:sz w:val="32"/>
                  <w:szCs w:val="32"/>
                </w:rPr>
                <w:t>Capstone Project</w:t>
              </w:r>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19" w:author="naomie mboma" w:date="2026-04-19T22:10:00Z" w16du:dateUtc="2026-04-19T21:10:00Z"/>
                <w:i/>
                <w:color w:val="156082"/>
                <w:sz w:val="32"/>
                <w:szCs w:val="32"/>
              </w:rPr>
            </w:pPr>
            <w:r>
              <w:rPr>
                <w:i/>
                <w:color w:val="156082"/>
                <w:sz w:val="32"/>
                <w:szCs w:val="32"/>
              </w:rPr>
              <w:t>Lecturer/Supervisor</w:t>
            </w:r>
          </w:p>
          <w:p w14:paraId="0F93ADA6" w14:textId="1FC1C59E" w:rsidR="00E50787" w:rsidRDefault="00E50787">
            <w:pPr>
              <w:spacing w:line="480" w:lineRule="auto"/>
              <w:rPr>
                <w:i/>
                <w:color w:val="156082"/>
                <w:sz w:val="32"/>
                <w:szCs w:val="32"/>
              </w:rPr>
            </w:pPr>
            <w:ins w:id="20" w:author="naomie mboma" w:date="2026-04-19T22:10:00Z" w16du:dateUtc="2026-04-19T21:10:00Z">
              <w:del w:id="21" w:author="Oscar Esteban Juarez Paz" w:date="2026-10-28T23:42:00Z" w16du:dateUtc="2026-10-28T23:42:00Z">
                <w:r w:rsidDel="00CB6412">
                  <w:rPr>
                    <w:i/>
                    <w:color w:val="156082"/>
                    <w:sz w:val="32"/>
                    <w:szCs w:val="32"/>
                  </w:rPr>
                  <w:delText>Muhammad lqbal</w:delText>
                </w:r>
              </w:del>
            </w:ins>
            <w:ins w:id="22" w:author="Oscar Esteban Juarez Paz" w:date="2026-10-28T23:42:00Z" w16du:dateUtc="2026-10-28T23:42:00Z">
              <w:r w:rsidR="00CB6412">
                <w:rPr>
                  <w:i/>
                  <w:color w:val="156082"/>
                  <w:sz w:val="32"/>
                  <w:szCs w:val="32"/>
                </w:rPr>
                <w:t>Taufique Ahmed</w:t>
              </w:r>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23" w:author="naomie mboma" w:date="2026-04-19T22:08:00Z" w16du:dateUtc="2026-04-19T21:08:00Z"/>
                <w:i/>
                <w:color w:val="156082"/>
                <w:sz w:val="32"/>
                <w:szCs w:val="32"/>
              </w:rPr>
            </w:pPr>
            <w:r>
              <w:rPr>
                <w:i/>
                <w:color w:val="156082"/>
                <w:sz w:val="32"/>
                <w:szCs w:val="32"/>
              </w:rPr>
              <w:t>Assessment Due Date</w:t>
            </w:r>
          </w:p>
          <w:p w14:paraId="1B7FDA69" w14:textId="2FC9D780" w:rsidR="00E50787" w:rsidRDefault="00CB6412">
            <w:pPr>
              <w:spacing w:line="480" w:lineRule="auto"/>
              <w:rPr>
                <w:i/>
                <w:color w:val="156082"/>
                <w:sz w:val="32"/>
                <w:szCs w:val="32"/>
              </w:rPr>
            </w:pPr>
            <w:ins w:id="24" w:author="Oscar Esteban Juarez Paz" w:date="2026-10-28T23:42:00Z" w16du:dateUtc="2026-10-28T23:42:00Z">
              <w:r>
                <w:rPr>
                  <w:i/>
                  <w:color w:val="156082"/>
                  <w:sz w:val="32"/>
                  <w:szCs w:val="32"/>
                </w:rPr>
                <w:t>01</w:t>
              </w:r>
            </w:ins>
            <w:ins w:id="25" w:author="naomie mboma" w:date="2026-04-19T22:08:00Z" w16du:dateUtc="2026-04-19T21:08:00Z">
              <w:del w:id="26" w:author="Oscar Esteban Juarez Paz" w:date="2026-10-28T23:42:00Z" w16du:dateUtc="2026-10-28T23:42:00Z">
                <w:r w:rsidR="00E50787" w:rsidDel="00CB6412">
                  <w:rPr>
                    <w:i/>
                    <w:color w:val="156082"/>
                    <w:sz w:val="32"/>
                    <w:szCs w:val="32"/>
                  </w:rPr>
                  <w:delText>1</w:delText>
                </w:r>
              </w:del>
            </w:ins>
            <w:ins w:id="27" w:author="naomie mboma" w:date="2026-04-19T22:11:00Z" w16du:dateUtc="2026-04-19T21:11:00Z">
              <w:del w:id="28" w:author="Oscar Esteban Juarez Paz" w:date="2026-10-28T23:42:00Z" w16du:dateUtc="2026-10-28T23:42:00Z">
                <w:r w:rsidR="00E50787" w:rsidDel="00CB6412">
                  <w:rPr>
                    <w:i/>
                    <w:color w:val="156082"/>
                    <w:sz w:val="32"/>
                    <w:szCs w:val="32"/>
                  </w:rPr>
                  <w:delText>2</w:delText>
                </w:r>
              </w:del>
              <w:r w:rsidR="00E50787">
                <w:rPr>
                  <w:i/>
                  <w:color w:val="156082"/>
                  <w:sz w:val="32"/>
                  <w:szCs w:val="32"/>
                </w:rPr>
                <w:t>/</w:t>
              </w:r>
            </w:ins>
            <w:ins w:id="29" w:author="Oscar Esteban Juarez Paz" w:date="2026-10-28T23:42:00Z" w16du:dateUtc="2026-10-28T23:42:00Z">
              <w:r>
                <w:rPr>
                  <w:i/>
                  <w:color w:val="156082"/>
                  <w:sz w:val="32"/>
                  <w:szCs w:val="32"/>
                </w:rPr>
                <w:t>11</w:t>
              </w:r>
            </w:ins>
            <w:ins w:id="30" w:author="naomie mboma" w:date="2026-04-19T22:11:00Z" w16du:dateUtc="2026-04-19T21:11:00Z">
              <w:del w:id="31" w:author="Oscar Esteban Juarez Paz" w:date="2026-10-28T23:42:00Z" w16du:dateUtc="2026-10-28T23:42:00Z">
                <w:r w:rsidR="00E50787" w:rsidDel="00CB6412">
                  <w:rPr>
                    <w:i/>
                    <w:color w:val="156082"/>
                    <w:sz w:val="32"/>
                    <w:szCs w:val="32"/>
                  </w:rPr>
                  <w:delText>03</w:delText>
                </w:r>
              </w:del>
              <w:r w:rsidR="00E50787">
                <w:rPr>
                  <w:i/>
                  <w:color w:val="156082"/>
                  <w:sz w:val="32"/>
                  <w:szCs w:val="32"/>
                </w:rPr>
                <w:t>/2026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32" w:author="naomie mboma" w:date="2026-04-19T22:08:00Z" w16du:dateUtc="2026-04-19T21:08:00Z"/>
                <w:i/>
                <w:color w:val="156082"/>
                <w:sz w:val="32"/>
                <w:szCs w:val="32"/>
              </w:rPr>
            </w:pPr>
            <w:r>
              <w:rPr>
                <w:i/>
                <w:color w:val="156082"/>
                <w:sz w:val="32"/>
                <w:szCs w:val="32"/>
              </w:rPr>
              <w:t>Date of Submission</w:t>
            </w:r>
          </w:p>
          <w:p w14:paraId="4160E72B" w14:textId="1398238F" w:rsidR="00E50787" w:rsidRDefault="00E50787">
            <w:pPr>
              <w:spacing w:line="480" w:lineRule="auto"/>
              <w:rPr>
                <w:i/>
                <w:color w:val="156082"/>
                <w:sz w:val="32"/>
                <w:szCs w:val="32"/>
              </w:rPr>
            </w:pPr>
            <w:ins w:id="33" w:author="naomie mboma" w:date="2026-04-19T22:08:00Z" w16du:dateUtc="2026-04-19T21:08:00Z">
              <w:del w:id="34" w:author="Oscar Esteban Juarez Paz" w:date="2026-10-28T23:42:00Z" w16du:dateUtc="2026-10-28T23:42:00Z">
                <w:r w:rsidDel="00CB6412">
                  <w:rPr>
                    <w:i/>
                    <w:color w:val="156082"/>
                    <w:sz w:val="32"/>
                    <w:szCs w:val="32"/>
                  </w:rPr>
                  <w:delText>19/04/</w:delText>
                </w:r>
              </w:del>
            </w:ins>
            <w:ins w:id="35" w:author="naomie mboma" w:date="2026-04-19T22:09:00Z" w16du:dateUtc="2026-04-19T21:09:00Z">
              <w:del w:id="36" w:author="Oscar Esteban Juarez Paz" w:date="2026-10-28T23:42:00Z" w16du:dateUtc="2026-10-28T23:42:00Z">
                <w:r w:rsidDel="00CB6412">
                  <w:rPr>
                    <w:i/>
                    <w:color w:val="156082"/>
                    <w:sz w:val="32"/>
                    <w:szCs w:val="32"/>
                  </w:rPr>
                  <w:delText>2026</w:delText>
                </w:r>
              </w:del>
            </w:ins>
            <w:ins w:id="37" w:author="Oscar Esteban Juarez Paz" w:date="2026-10-28T23:42:00Z" w16du:dateUtc="2026-10-28T23:42:00Z">
              <w:r w:rsidR="00CB6412">
                <w:rPr>
                  <w:i/>
                  <w:color w:val="156082"/>
                  <w:sz w:val="32"/>
                  <w:szCs w:val="32"/>
                </w:rPr>
                <w:t>01/11/2026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46FC2E9" w14:textId="65482C78" w:rsidR="00F34BAD" w:rsidRPr="00F34BAD" w:rsidRDefault="00CB6412" w:rsidP="00F34BAD">
      <w:pPr>
        <w:rPr>
          <w:ins w:id="38" w:author="Oscar Esteban Juarez Paz" w:date="2026-10-31T19:43:00Z" w16du:dateUtc="2026-10-31T19:43:00Z"/>
          <w:b/>
          <w:color w:val="156082"/>
          <w:sz w:val="32"/>
          <w:szCs w:val="32"/>
          <w:rPrChange w:id="39" w:author="Oscar Esteban Juarez Paz" w:date="2026-10-31T19:43:00Z" w16du:dateUtc="2026-10-31T19:43:00Z">
            <w:rPr>
              <w:ins w:id="40" w:author="Oscar Esteban Juarez Paz" w:date="2026-10-31T19:43:00Z" w16du:dateUtc="2026-10-31T19:43:00Z"/>
            </w:rPr>
          </w:rPrChange>
        </w:rPr>
      </w:pPr>
      <w:ins w:id="41" w:author="Oscar Esteban Juarez Paz" w:date="2026-10-28T23:43:00Z" w16du:dateUtc="2026-10-28T23:43:00Z">
        <w:r>
          <w:rPr>
            <w:b/>
            <w:color w:val="156082"/>
            <w:sz w:val="32"/>
            <w:szCs w:val="32"/>
          </w:rPr>
          <w:lastRenderedPageBreak/>
          <w:t>Link to GitHub Repository</w:t>
        </w:r>
      </w:ins>
    </w:p>
    <w:p w14:paraId="1F1F3309" w14:textId="2D75B5D4" w:rsidR="00F34BAD" w:rsidRDefault="00F34BAD" w:rsidP="00F34BAD">
      <w:pPr>
        <w:rPr>
          <w:ins w:id="42" w:author="Oscar Esteban Juarez Paz" w:date="2026-10-28T23:43:00Z" w16du:dateUtc="2026-10-28T23:43:00Z"/>
        </w:rPr>
      </w:pPr>
      <w:ins w:id="43" w:author="Oscar Esteban Juarez Paz" w:date="2026-10-31T19:43:00Z">
        <w:r w:rsidRPr="00F34BAD">
          <w:fldChar w:fldCharType="begin"/>
        </w:r>
        <w:r w:rsidRPr="00F34BAD">
          <w:instrText>HYPERLINK "https://github.com/oscar-juarez-cct/ambulance-incidents"</w:instrText>
        </w:r>
        <w:r w:rsidRPr="00F34BAD">
          <w:fldChar w:fldCharType="separate"/>
        </w:r>
        <w:r w:rsidRPr="00F34BAD">
          <w:rPr>
            <w:rStyle w:val="Hyperlink"/>
          </w:rPr>
          <w:t>oscar-juarez-cct/ambulance-incidents: Ambulance Incidents Analysis for Statistical Data Analysis Course</w:t>
        </w:r>
      </w:ins>
      <w:ins w:id="44" w:author="Oscar Esteban Juarez Paz" w:date="2026-10-31T19:43:00Z" w16du:dateUtc="2026-10-31T19:43:00Z">
        <w:r w:rsidRPr="00F34BAD">
          <w:fldChar w:fldCharType="end"/>
        </w:r>
      </w:ins>
    </w:p>
    <w:p w14:paraId="406FCFDF" w14:textId="60AA911E"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64A0E362" w:rsidR="0051184F" w:rsidRDefault="00E73B14">
      <w:pPr>
        <w:jc w:val="both"/>
        <w:rPr>
          <w:b/>
          <w:sz w:val="28"/>
          <w:szCs w:val="28"/>
        </w:rPr>
        <w:pPrChange w:id="45" w:author="Oscar Esteban Juarez Paz" w:date="2026-10-28T23:45:00Z" w16du:dateUtc="2026-10-28T23:45:00Z">
          <w:pPr/>
        </w:pPrChange>
      </w:pPr>
      <w:r>
        <w:rPr>
          <w:sz w:val="28"/>
          <w:szCs w:val="28"/>
        </w:rPr>
        <w:t xml:space="preserve">I acknowledge the use of </w:t>
      </w:r>
      <w:del w:id="46" w:author="Oscar Esteban Juarez Paz" w:date="2026-10-28T23:42:00Z" w16du:dateUtc="2026-10-28T23:42:00Z">
        <w:r w:rsidDel="00CB6412">
          <w:rPr>
            <w:b/>
            <w:sz w:val="28"/>
            <w:szCs w:val="28"/>
          </w:rPr>
          <w:delText>[enter name of the AI tool you used]</w:delText>
        </w:r>
      </w:del>
      <w:ins w:id="47" w:author="Oscar Esteban Juarez Paz" w:date="2026-10-28T23:43:00Z" w16du:dateUtc="2026-10-28T23:43:00Z">
        <w:r w:rsidR="00CB6412">
          <w:rPr>
            <w:b/>
            <w:sz w:val="28"/>
            <w:szCs w:val="28"/>
          </w:rPr>
          <w:t xml:space="preserve">Anthropic’s Claude Models </w:t>
        </w:r>
      </w:ins>
      <w:del w:id="48" w:author="Oscar Esteban Juarez Paz" w:date="2026-10-28T23:43:00Z" w16du:dateUtc="2026-10-28T23:43:00Z">
        <w:r w:rsidDel="00CB6412">
          <w:rPr>
            <w:sz w:val="28"/>
            <w:szCs w:val="28"/>
          </w:rPr>
          <w:delText xml:space="preserve"> </w:delText>
        </w:r>
      </w:del>
      <w:r>
        <w:rPr>
          <w:sz w:val="28"/>
          <w:szCs w:val="28"/>
        </w:rPr>
        <w:t xml:space="preserve">for the purpose of </w:t>
      </w:r>
      <w:del w:id="49" w:author="Oscar Esteban Juarez Paz" w:date="2026-10-28T23:43:00Z" w16du:dateUtc="2026-10-28T23:43:00Z">
        <w:r w:rsidDel="00CB6412">
          <w:rPr>
            <w:b/>
            <w:sz w:val="28"/>
            <w:szCs w:val="28"/>
          </w:rPr>
          <w:delText>[provide a brief explanation of how you used the tool]</w:delText>
        </w:r>
      </w:del>
      <w:ins w:id="50" w:author="Oscar Esteban Juarez Paz" w:date="2026-10-28T23:43:00Z" w16du:dateUtc="2026-10-28T23:43:00Z">
        <w:r w:rsidR="00CB6412">
          <w:rPr>
            <w:b/>
            <w:sz w:val="28"/>
            <w:szCs w:val="28"/>
          </w:rPr>
          <w:t xml:space="preserve">helping write </w:t>
        </w:r>
      </w:ins>
      <w:ins w:id="51" w:author="Oscar Esteban Juarez Paz" w:date="2026-10-28T23:44:00Z" w16du:dateUtc="2026-10-28T23:44:00Z">
        <w:r w:rsidR="00CB6412">
          <w:rPr>
            <w:b/>
            <w:sz w:val="28"/>
            <w:szCs w:val="28"/>
          </w:rPr>
          <w:t>jupyter notebooks for obtaining and cleaning the data from EirGrid Smart Grid Dashboard API</w:t>
        </w:r>
      </w:ins>
      <w:r>
        <w:rPr>
          <w:b/>
          <w:sz w:val="28"/>
          <w:szCs w:val="28"/>
        </w:rPr>
        <w:t>.</w:t>
      </w:r>
      <w:ins w:id="52" w:author="Oscar Esteban Juarez Paz" w:date="2026-10-28T23:45:00Z" w16du:dateUtc="2026-10-28T23:45:00Z">
        <w:r w:rsidR="00CB6412" w:rsidRPr="00CB6412">
          <w:rPr>
            <w:b/>
            <w:sz w:val="28"/>
            <w:szCs w:val="28"/>
          </w:rPr>
          <w:t xml:space="preserve"> </w:t>
        </w:r>
        <w:r w:rsidR="00CB6412" w:rsidRPr="006A2D1D">
          <w:rPr>
            <w:b/>
            <w:sz w:val="28"/>
            <w:szCs w:val="28"/>
          </w:rPr>
          <w:t>Claude</w:t>
        </w:r>
        <w:r w:rsidR="00CB6412" w:rsidRPr="006A2D1D">
          <w:rPr>
            <w:bCs/>
            <w:sz w:val="28"/>
            <w:szCs w:val="28"/>
          </w:rPr>
          <w:t xml:space="preserve"> helped identify the dashboard's data endpoint and its </w:t>
        </w:r>
        <w:proofErr w:type="gramStart"/>
        <w:r w:rsidR="00CB6412" w:rsidRPr="006A2D1D">
          <w:rPr>
            <w:bCs/>
            <w:sz w:val="28"/>
            <w:szCs w:val="28"/>
          </w:rPr>
          <w:t>limits, and</w:t>
        </w:r>
        <w:proofErr w:type="gramEnd"/>
        <w:r w:rsidR="00CB6412" w:rsidRPr="006A2D1D">
          <w:rPr>
            <w:bCs/>
            <w:sz w:val="28"/>
            <w:szCs w:val="28"/>
          </w:rPr>
          <w:t xml:space="preserve"> helped write a collector that runs hourly through GitHub Actions.</w:t>
        </w:r>
        <w:r w:rsidR="00CB6412">
          <w:rPr>
            <w:bCs/>
            <w:sz w:val="28"/>
            <w:szCs w:val="28"/>
          </w:rPr>
          <w:t xml:space="preserve"> </w:t>
        </w:r>
        <w:r w:rsidR="00CB6412" w:rsidRPr="006A2D1D">
          <w:rPr>
            <w:bCs/>
            <w:sz w:val="28"/>
            <w:szCs w:val="28"/>
          </w:rPr>
          <w:t>I reviewed, tested and approved the code before using it. I also used Claude to check grammar and spelling, and to look up background information. The exact prompts and relevant outputs are included in the appendix and in the separate AI-use document</w:t>
        </w:r>
        <w:r w:rsidR="00CB6412">
          <w:rPr>
            <w:bCs/>
            <w:sz w:val="28"/>
            <w:szCs w:val="28"/>
          </w:rPr>
          <w:t>.</w:t>
        </w:r>
      </w:ins>
      <w:r>
        <w:rPr>
          <w:b/>
          <w:sz w:val="28"/>
          <w:szCs w:val="28"/>
        </w:rPr>
        <w:t xml:space="preserve"> </w:t>
      </w:r>
    </w:p>
    <w:p w14:paraId="3165D2C2" w14:textId="4282B09D" w:rsidR="0051184F" w:rsidDel="00CB6412" w:rsidRDefault="0024408F">
      <w:pPr>
        <w:rPr>
          <w:del w:id="53" w:author="Oscar Esteban Juarez Paz" w:date="2026-10-28T23:46:00Z" w16du:dateUtc="2026-10-28T23:46:00Z"/>
        </w:rPr>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54" w:author="Oscar Esteban Juarez Paz" w:date="2026-10-28T23:46:00Z" w16du:dateUtc="2026-10-28T23:46:00Z">
        <w:r w:rsidR="00E73B14" w:rsidDel="00CB6412">
          <w:rPr>
            <w:sz w:val="28"/>
            <w:szCs w:val="28"/>
          </w:rPr>
          <w:delText>I have not used any AI tools or technologies in the preparation of this assessment</w:delText>
        </w:r>
        <w:r w:rsidDel="00CB6412">
          <w:rPr>
            <w:sz w:val="28"/>
            <w:szCs w:val="28"/>
          </w:rPr>
          <w:delText>.</w:delText>
        </w:r>
      </w:del>
    </w:p>
    <w:p w14:paraId="2A533964" w14:textId="63374282" w:rsidR="0051184F" w:rsidDel="00CB6412" w:rsidRDefault="0051184F">
      <w:pPr>
        <w:rPr>
          <w:del w:id="55" w:author="Oscar Esteban Juarez Paz" w:date="2026-10-28T23:46:00Z" w16du:dateUtc="2026-10-28T23:46:00Z"/>
        </w:rPr>
      </w:pPr>
    </w:p>
    <w:p w14:paraId="55CD6DCB" w14:textId="1BB3FA4D" w:rsidR="0051184F" w:rsidDel="00CB6412" w:rsidRDefault="0051184F">
      <w:pPr>
        <w:rPr>
          <w:del w:id="56" w:author="Oscar Esteban Juarez Paz" w:date="2026-10-28T23:46:00Z" w16du:dateUtc="2026-10-28T23:46:00Z"/>
        </w:rPr>
      </w:pPr>
    </w:p>
    <w:p w14:paraId="44F9F4FD" w14:textId="50F3EE15" w:rsidR="0051184F" w:rsidDel="00CB6412" w:rsidRDefault="0051184F">
      <w:pPr>
        <w:rPr>
          <w:del w:id="57" w:author="Oscar Esteban Juarez Paz" w:date="2026-10-28T23:46:00Z" w16du:dateUtc="2026-10-28T23:46:00Z"/>
        </w:rPr>
      </w:pPr>
    </w:p>
    <w:p w14:paraId="44386B7F" w14:textId="658D15A5" w:rsidR="0051184F" w:rsidDel="00CB6412" w:rsidRDefault="0051184F">
      <w:pPr>
        <w:rPr>
          <w:del w:id="58" w:author="Oscar Esteban Juarez Paz" w:date="2026-10-28T23:46:00Z" w16du:dateUtc="2026-10-28T23:46:00Z"/>
        </w:rPr>
      </w:pPr>
    </w:p>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615B5D3B" w:rsidR="0051184F" w:rsidDel="00CB6412" w:rsidRDefault="00E73B14">
      <w:pPr>
        <w:rPr>
          <w:del w:id="59" w:author="Oscar Esteban Juarez Paz" w:date="2026-10-28T23:46:00Z" w16du:dateUtc="2026-10-28T23:46:00Z"/>
          <w:rFonts w:ascii="Aptos" w:eastAsia="Aptos" w:hAnsi="Aptos" w:cs="Aptos"/>
          <w:b/>
          <w:color w:val="FF0000"/>
          <w:sz w:val="30"/>
          <w:szCs w:val="30"/>
          <w:u w:val="single"/>
        </w:rPr>
      </w:pPr>
      <w:del w:id="60" w:author="Oscar Esteban Juarez Paz" w:date="2026-10-28T23:46:00Z" w16du:dateUtc="2026-10-28T23:46:00Z">
        <w:r w:rsidDel="00CB6412">
          <w:rPr>
            <w:rFonts w:ascii="Aptos" w:eastAsia="Aptos" w:hAnsi="Aptos" w:cs="Aptos"/>
            <w:b/>
            <w:color w:val="FF0000"/>
            <w:sz w:val="30"/>
            <w:szCs w:val="30"/>
            <w:u w:val="single"/>
          </w:rPr>
          <w:lastRenderedPageBreak/>
          <w:delText>Please read all the instructions on this document carefully!!!</w:delText>
        </w:r>
      </w:del>
    </w:p>
    <w:p w14:paraId="647CEC7D" w14:textId="091494CD" w:rsidR="0051184F" w:rsidDel="00CB6412" w:rsidRDefault="0051184F">
      <w:pPr>
        <w:rPr>
          <w:del w:id="61" w:author="Oscar Esteban Juarez Paz" w:date="2026-10-28T23:46:00Z" w16du:dateUtc="2026-10-28T23:46:00Z"/>
          <w:rFonts w:ascii="Aptos" w:eastAsia="Aptos" w:hAnsi="Aptos" w:cs="Aptos"/>
          <w:color w:val="FF0000"/>
          <w:sz w:val="24"/>
          <w:szCs w:val="24"/>
        </w:rPr>
      </w:pPr>
    </w:p>
    <w:p w14:paraId="278952E6" w14:textId="2AC6A922" w:rsidR="0051184F" w:rsidDel="00CB6412" w:rsidRDefault="00E73B14">
      <w:pPr>
        <w:rPr>
          <w:del w:id="62" w:author="Oscar Esteban Juarez Paz" w:date="2026-10-28T23:46:00Z" w16du:dateUtc="2026-10-28T23:46:00Z"/>
          <w:rFonts w:ascii="Aptos" w:eastAsia="Aptos" w:hAnsi="Aptos" w:cs="Aptos"/>
          <w:b/>
          <w:color w:val="FF0000"/>
          <w:sz w:val="24"/>
          <w:szCs w:val="24"/>
        </w:rPr>
      </w:pPr>
      <w:del w:id="63" w:author="Oscar Esteban Juarez Paz" w:date="2026-10-28T23:46:00Z" w16du:dateUtc="2026-10-28T23:46:00Z">
        <w:r w:rsidDel="00CB6412">
          <w:rPr>
            <w:rFonts w:ascii="Aptos" w:eastAsia="Aptos" w:hAnsi="Aptos" w:cs="Aptos"/>
            <w:b/>
            <w:color w:val="FF0000"/>
            <w:sz w:val="24"/>
            <w:szCs w:val="24"/>
          </w:rPr>
          <w:delText>Filling out the cover sheet</w:delText>
        </w:r>
      </w:del>
    </w:p>
    <w:p w14:paraId="5A3E1313" w14:textId="225336D3" w:rsidR="0051184F" w:rsidDel="00CB6412" w:rsidRDefault="0051184F">
      <w:pPr>
        <w:rPr>
          <w:del w:id="64" w:author="Oscar Esteban Juarez Paz" w:date="2026-10-28T23:46:00Z" w16du:dateUtc="2026-10-28T23:46:00Z"/>
          <w:rFonts w:ascii="Aptos" w:eastAsia="Aptos" w:hAnsi="Aptos" w:cs="Aptos"/>
          <w:b/>
          <w:color w:val="FF0000"/>
          <w:sz w:val="24"/>
          <w:szCs w:val="24"/>
        </w:rPr>
      </w:pPr>
    </w:p>
    <w:p w14:paraId="1A6EB1B9" w14:textId="3C5F7E95" w:rsidR="0051184F" w:rsidDel="00CB6412" w:rsidRDefault="00E73B14">
      <w:pPr>
        <w:rPr>
          <w:del w:id="65" w:author="Oscar Esteban Juarez Paz" w:date="2026-10-28T23:46:00Z" w16du:dateUtc="2026-10-28T23:46:00Z"/>
          <w:rFonts w:ascii="Aptos" w:eastAsia="Aptos" w:hAnsi="Aptos" w:cs="Aptos"/>
          <w:color w:val="FF0000"/>
          <w:sz w:val="24"/>
          <w:szCs w:val="24"/>
        </w:rPr>
      </w:pPr>
      <w:del w:id="66" w:author="Oscar Esteban Juarez Paz" w:date="2026-10-28T23:46:00Z" w16du:dateUtc="2026-10-28T23:46:00Z">
        <w:r w:rsidDel="00CB6412">
          <w:rPr>
            <w:rFonts w:ascii="Aptos" w:eastAsia="Aptos" w:hAnsi="Aptos" w:cs="Aptos"/>
            <w:color w:val="FF0000"/>
            <w:sz w:val="24"/>
            <w:szCs w:val="24"/>
          </w:rPr>
          <w:delText>Fill out the top section of the cover page with all the required information.</w:delText>
        </w:r>
      </w:del>
    </w:p>
    <w:p w14:paraId="23A4B650" w14:textId="3687E00A" w:rsidR="0051184F" w:rsidDel="00CB6412" w:rsidRDefault="0051184F">
      <w:pPr>
        <w:rPr>
          <w:del w:id="67" w:author="Oscar Esteban Juarez Paz" w:date="2026-10-28T23:46:00Z" w16du:dateUtc="2026-10-28T23:46:00Z"/>
          <w:rFonts w:ascii="Aptos" w:eastAsia="Aptos" w:hAnsi="Aptos" w:cs="Aptos"/>
          <w:color w:val="FF0000"/>
          <w:sz w:val="24"/>
          <w:szCs w:val="24"/>
        </w:rPr>
      </w:pPr>
    </w:p>
    <w:p w14:paraId="00F2E612" w14:textId="4E8F2BAD" w:rsidR="0051184F" w:rsidDel="00CB6412" w:rsidRDefault="00E73B14">
      <w:pPr>
        <w:rPr>
          <w:del w:id="68" w:author="Oscar Esteban Juarez Paz" w:date="2026-10-28T23:46:00Z" w16du:dateUtc="2026-10-28T23:46:00Z"/>
          <w:rFonts w:ascii="Aptos" w:eastAsia="Aptos" w:hAnsi="Aptos" w:cs="Aptos"/>
          <w:color w:val="FF0000"/>
          <w:sz w:val="24"/>
          <w:szCs w:val="24"/>
        </w:rPr>
      </w:pPr>
      <w:del w:id="69" w:author="Oscar Esteban Juarez Paz" w:date="2026-10-28T23:46:00Z" w16du:dateUtc="2026-10-28T23:46:00Z">
        <w:r w:rsidDel="00CB6412">
          <w:rPr>
            <w:rFonts w:ascii="Aptos" w:eastAsia="Aptos" w:hAnsi="Aptos" w:cs="Aptos"/>
            <w:color w:val="FF0000"/>
            <w:sz w:val="24"/>
            <w:szCs w:val="24"/>
          </w:rPr>
          <w:delText>In the "Use of AI" section, choose the statement that accurately reflects your work:</w:delText>
        </w:r>
      </w:del>
    </w:p>
    <w:p w14:paraId="0170ED33" w14:textId="658B6982" w:rsidR="0051184F" w:rsidDel="00CB6412" w:rsidRDefault="0051184F">
      <w:pPr>
        <w:rPr>
          <w:del w:id="70" w:author="Oscar Esteban Juarez Paz" w:date="2026-10-28T23:46:00Z" w16du:dateUtc="2026-10-28T23:46:00Z"/>
          <w:rFonts w:ascii="Aptos" w:eastAsia="Aptos" w:hAnsi="Aptos" w:cs="Aptos"/>
          <w:b/>
          <w:color w:val="FF0000"/>
          <w:sz w:val="24"/>
          <w:szCs w:val="24"/>
        </w:rPr>
      </w:pPr>
    </w:p>
    <w:p w14:paraId="64487AE5" w14:textId="719BB260" w:rsidR="0051184F" w:rsidDel="00CB6412" w:rsidRDefault="00E73B14">
      <w:pPr>
        <w:rPr>
          <w:del w:id="71" w:author="Oscar Esteban Juarez Paz" w:date="2026-10-28T23:46:00Z" w16du:dateUtc="2026-10-28T23:46:00Z"/>
          <w:rFonts w:ascii="Aptos" w:eastAsia="Aptos" w:hAnsi="Aptos" w:cs="Aptos"/>
          <w:color w:val="FF0000"/>
          <w:sz w:val="24"/>
          <w:szCs w:val="24"/>
        </w:rPr>
      </w:pPr>
      <w:del w:id="72" w:author="Oscar Esteban Juarez Paz" w:date="2026-10-28T23:46:00Z" w16du:dateUtc="2026-10-28T23:46:00Z">
        <w:r w:rsidDel="00CB6412">
          <w:rPr>
            <w:rFonts w:ascii="Aptos" w:eastAsia="Aptos" w:hAnsi="Aptos" w:cs="Aptos"/>
            <w:b/>
            <w:color w:val="FF0000"/>
            <w:sz w:val="24"/>
            <w:szCs w:val="24"/>
          </w:rPr>
          <w:delText>If you utilized AI</w:delText>
        </w:r>
        <w:r w:rsidDel="00CB6412">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7815AD51" w:rsidR="0051184F" w:rsidDel="00CB6412" w:rsidRDefault="00E73B14">
      <w:pPr>
        <w:rPr>
          <w:del w:id="73" w:author="Oscar Esteban Juarez Paz" w:date="2026-10-28T23:46:00Z" w16du:dateUtc="2026-10-28T23:46:00Z"/>
          <w:rFonts w:ascii="Aptos" w:eastAsia="Aptos" w:hAnsi="Aptos" w:cs="Aptos"/>
          <w:color w:val="FF0000"/>
          <w:sz w:val="24"/>
          <w:szCs w:val="24"/>
        </w:rPr>
      </w:pPr>
      <w:del w:id="74" w:author="Oscar Esteban Juarez Paz" w:date="2026-10-28T23:46:00Z" w16du:dateUtc="2026-10-28T23:46:00Z">
        <w:r w:rsidDel="00CB6412">
          <w:rPr>
            <w:rFonts w:ascii="Aptos" w:eastAsia="Aptos" w:hAnsi="Aptos" w:cs="Aptos"/>
            <w:color w:val="FF0000"/>
            <w:sz w:val="24"/>
            <w:szCs w:val="24"/>
          </w:rPr>
          <w:delText>Example: "I acknowledge the use of Grammarly for improving spelling and grammar."</w:delText>
        </w:r>
      </w:del>
    </w:p>
    <w:p w14:paraId="40E9C269" w14:textId="0B6FFBA7" w:rsidR="0051184F" w:rsidDel="00CB6412" w:rsidRDefault="00E73B14">
      <w:pPr>
        <w:rPr>
          <w:del w:id="75" w:author="Oscar Esteban Juarez Paz" w:date="2026-10-28T23:46:00Z" w16du:dateUtc="2026-10-28T23:46:00Z"/>
          <w:rFonts w:ascii="Aptos" w:eastAsia="Aptos" w:hAnsi="Aptos" w:cs="Aptos"/>
          <w:color w:val="FF0000"/>
          <w:sz w:val="24"/>
          <w:szCs w:val="24"/>
        </w:rPr>
      </w:pPr>
      <w:del w:id="76" w:author="Oscar Esteban Juarez Paz" w:date="2026-10-28T23:46:00Z" w16du:dateUtc="2026-10-28T23:46:00Z">
        <w:r w:rsidDel="00CB6412">
          <w:rPr>
            <w:rFonts w:ascii="Aptos" w:eastAsia="Aptos" w:hAnsi="Aptos" w:cs="Aptos"/>
            <w:color w:val="FF0000"/>
            <w:sz w:val="24"/>
            <w:szCs w:val="24"/>
          </w:rPr>
          <w:delText>OR: "I acknowledge the use of ChatGPT for structuring the assignment."</w:delText>
        </w:r>
      </w:del>
    </w:p>
    <w:p w14:paraId="62D4093D" w14:textId="7DC0808F" w:rsidR="0051184F" w:rsidDel="00CB6412" w:rsidRDefault="00E73B14">
      <w:pPr>
        <w:rPr>
          <w:del w:id="77" w:author="Oscar Esteban Juarez Paz" w:date="2026-10-28T23:46:00Z" w16du:dateUtc="2026-10-28T23:46:00Z"/>
          <w:rFonts w:ascii="Aptos" w:eastAsia="Aptos" w:hAnsi="Aptos" w:cs="Aptos"/>
          <w:color w:val="FF0000"/>
          <w:sz w:val="24"/>
          <w:szCs w:val="24"/>
        </w:rPr>
      </w:pPr>
      <w:del w:id="78" w:author="Oscar Esteban Juarez Paz" w:date="2026-10-28T23:46:00Z" w16du:dateUtc="2026-10-28T23:46:00Z">
        <w:r w:rsidDel="00CB6412">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72138506" w:rsidR="0051184F" w:rsidDel="00CB6412" w:rsidRDefault="00E73B14">
      <w:pPr>
        <w:rPr>
          <w:del w:id="79" w:author="Oscar Esteban Juarez Paz" w:date="2026-10-28T23:46:00Z" w16du:dateUtc="2026-10-28T23:46:00Z"/>
          <w:rFonts w:ascii="Aptos" w:eastAsia="Aptos" w:hAnsi="Aptos" w:cs="Aptos"/>
          <w:color w:val="FF0000"/>
          <w:sz w:val="24"/>
          <w:szCs w:val="24"/>
        </w:rPr>
      </w:pPr>
      <w:del w:id="80" w:author="Oscar Esteban Juarez Paz" w:date="2026-10-28T23:46:00Z" w16du:dateUtc="2026-10-28T23:46:00Z">
        <w:r w:rsidDel="00CB6412">
          <w:rPr>
            <w:rFonts w:ascii="Aptos" w:eastAsia="Aptos" w:hAnsi="Aptos" w:cs="Aptos"/>
            <w:color w:val="FF0000"/>
            <w:sz w:val="24"/>
            <w:szCs w:val="24"/>
          </w:rPr>
          <w:delText>Information on how to reference AI tools is available in the Harvard Referencing Handbook, which can be downloaded at:</w:delText>
        </w:r>
        <w:r w:rsidDel="00CB6412">
          <w:delText xml:space="preserve"> </w:delText>
        </w:r>
        <w:r w:rsidDel="00CB6412">
          <w:rPr>
            <w:rFonts w:ascii="Aptos" w:eastAsia="Aptos" w:hAnsi="Aptos" w:cs="Aptos"/>
            <w:color w:val="FF0000"/>
            <w:sz w:val="24"/>
            <w:szCs w:val="24"/>
          </w:rPr>
          <w:delText>https://library.cct.ie/referencing/harvard</w:delText>
        </w:r>
      </w:del>
    </w:p>
    <w:p w14:paraId="1264EB94" w14:textId="71E32EEA" w:rsidR="0051184F" w:rsidDel="00CB6412" w:rsidRDefault="0051184F">
      <w:pPr>
        <w:rPr>
          <w:del w:id="81" w:author="Oscar Esteban Juarez Paz" w:date="2026-10-28T23:46:00Z" w16du:dateUtc="2026-10-28T23:46:00Z"/>
          <w:rFonts w:ascii="Aptos" w:eastAsia="Aptos" w:hAnsi="Aptos" w:cs="Aptos"/>
          <w:b/>
          <w:color w:val="FF0000"/>
          <w:sz w:val="24"/>
          <w:szCs w:val="24"/>
        </w:rPr>
      </w:pPr>
    </w:p>
    <w:p w14:paraId="44AE3959" w14:textId="38882D41" w:rsidR="0051184F" w:rsidDel="00CB6412" w:rsidRDefault="00E73B14">
      <w:pPr>
        <w:rPr>
          <w:del w:id="82" w:author="Oscar Esteban Juarez Paz" w:date="2026-10-28T23:46:00Z" w16du:dateUtc="2026-10-28T23:46:00Z"/>
          <w:rFonts w:ascii="Aptos" w:eastAsia="Aptos" w:hAnsi="Aptos" w:cs="Aptos"/>
          <w:color w:val="FF0000"/>
          <w:sz w:val="24"/>
          <w:szCs w:val="24"/>
        </w:rPr>
      </w:pPr>
      <w:del w:id="83" w:author="Oscar Esteban Juarez Paz" w:date="2026-10-28T23:46:00Z" w16du:dateUtc="2026-10-28T23:46:00Z">
        <w:r w:rsidDel="00CB6412">
          <w:rPr>
            <w:rFonts w:ascii="Aptos" w:eastAsia="Aptos" w:hAnsi="Aptos" w:cs="Aptos"/>
            <w:b/>
            <w:color w:val="FF0000"/>
            <w:sz w:val="24"/>
            <w:szCs w:val="24"/>
          </w:rPr>
          <w:delText>If you did not use AI tools</w:delText>
        </w:r>
        <w:r w:rsidDel="00CB6412">
          <w:rPr>
            <w:rFonts w:ascii="Aptos" w:eastAsia="Aptos" w:hAnsi="Aptos" w:cs="Aptos"/>
            <w:color w:val="FF0000"/>
            <w:sz w:val="24"/>
            <w:szCs w:val="24"/>
          </w:rPr>
          <w:delText>: delete the first statement and keep the second one.</w:delText>
        </w:r>
      </w:del>
    </w:p>
    <w:p w14:paraId="43A616D5" w14:textId="5B3CED4E" w:rsidR="00A034FB" w:rsidDel="00CB6412" w:rsidRDefault="00A034FB">
      <w:pPr>
        <w:rPr>
          <w:del w:id="84" w:author="Oscar Esteban Juarez Paz" w:date="2026-10-28T23:46:00Z" w16du:dateUtc="2026-10-28T23:46:00Z"/>
          <w:rFonts w:ascii="Aptos" w:eastAsia="Aptos" w:hAnsi="Aptos" w:cs="Aptos"/>
          <w:color w:val="FF0000"/>
          <w:sz w:val="24"/>
          <w:szCs w:val="24"/>
        </w:rPr>
      </w:pPr>
    </w:p>
    <w:p w14:paraId="530D2030" w14:textId="09319C8C" w:rsidR="00A034FB" w:rsidRPr="008D49C4" w:rsidDel="00CB6412" w:rsidRDefault="00A034FB" w:rsidP="00A034FB">
      <w:pPr>
        <w:spacing w:line="240" w:lineRule="auto"/>
        <w:rPr>
          <w:del w:id="85" w:author="Oscar Esteban Juarez Paz" w:date="2026-10-28T23:46:00Z" w16du:dateUtc="2026-10-28T23:46:00Z"/>
          <w:rFonts w:ascii="Times New Roman" w:eastAsia="Times New Roman" w:hAnsi="Times New Roman" w:cs="Times New Roman"/>
          <w:color w:val="FF0000"/>
          <w:sz w:val="24"/>
          <w:szCs w:val="24"/>
        </w:rPr>
      </w:pPr>
      <w:del w:id="86" w:author="Oscar Esteban Juarez Paz" w:date="2026-10-28T23:46:00Z" w16du:dateUtc="2026-10-28T23:46:00Z">
        <w:r w:rsidRPr="008D49C4" w:rsidDel="00CB6412">
          <w:rPr>
            <w:rFonts w:ascii="Aptos" w:eastAsia="Times New Roman" w:hAnsi="Aptos" w:cs="Times New Roman"/>
            <w:b/>
            <w:bCs/>
            <w:color w:val="FF0000"/>
            <w:sz w:val="30"/>
            <w:szCs w:val="30"/>
            <w:u w:val="single"/>
          </w:rPr>
          <w:delText>Please read all the instructions on this document carefully!!!</w:delText>
        </w:r>
      </w:del>
    </w:p>
    <w:p w14:paraId="3998B9E3" w14:textId="4F4F6559" w:rsidR="00A034FB" w:rsidRPr="008D49C4" w:rsidDel="00CB6412" w:rsidRDefault="00A034FB" w:rsidP="00A034FB">
      <w:pPr>
        <w:spacing w:after="0" w:line="240" w:lineRule="auto"/>
        <w:rPr>
          <w:del w:id="87" w:author="Oscar Esteban Juarez Paz" w:date="2026-10-28T23:46:00Z" w16du:dateUtc="2026-10-28T23:46:00Z"/>
          <w:rFonts w:ascii="Times New Roman" w:eastAsia="Times New Roman" w:hAnsi="Times New Roman" w:cs="Times New Roman"/>
          <w:color w:val="FF0000"/>
          <w:sz w:val="24"/>
          <w:szCs w:val="24"/>
        </w:rPr>
      </w:pPr>
    </w:p>
    <w:p w14:paraId="33201B3F" w14:textId="176CC654" w:rsidR="00A034FB" w:rsidRPr="008D49C4" w:rsidDel="00CB6412" w:rsidRDefault="00A034FB" w:rsidP="00A034FB">
      <w:pPr>
        <w:pStyle w:val="ListParagraph"/>
        <w:numPr>
          <w:ilvl w:val="0"/>
          <w:numId w:val="2"/>
        </w:numPr>
        <w:spacing w:line="240" w:lineRule="auto"/>
        <w:rPr>
          <w:del w:id="88" w:author="Oscar Esteban Juarez Paz" w:date="2026-10-28T23:46:00Z" w16du:dateUtc="2026-10-28T23:46:00Z"/>
          <w:rFonts w:ascii="Times New Roman" w:eastAsia="Times New Roman" w:hAnsi="Times New Roman" w:cs="Times New Roman"/>
          <w:color w:val="FF0000"/>
          <w:sz w:val="24"/>
          <w:szCs w:val="24"/>
        </w:rPr>
      </w:pPr>
      <w:del w:id="89" w:author="Oscar Esteban Juarez Paz" w:date="2026-10-28T23:46:00Z" w16du:dateUtc="2026-10-28T23:46:00Z">
        <w:r w:rsidRPr="008D49C4" w:rsidDel="00CB6412">
          <w:rPr>
            <w:rFonts w:ascii="Aptos" w:eastAsia="Times New Roman" w:hAnsi="Aptos" w:cs="Times New Roman"/>
            <w:b/>
            <w:bCs/>
            <w:color w:val="FF0000"/>
            <w:sz w:val="24"/>
            <w:szCs w:val="24"/>
          </w:rPr>
          <w:delText>Filling out the cover sheet</w:delText>
        </w:r>
      </w:del>
    </w:p>
    <w:p w14:paraId="71C21B4C" w14:textId="21915427" w:rsidR="00A034FB" w:rsidRPr="008D49C4" w:rsidDel="00CB6412" w:rsidRDefault="00A034FB" w:rsidP="00A034FB">
      <w:pPr>
        <w:spacing w:line="240" w:lineRule="auto"/>
        <w:ind w:left="720"/>
        <w:rPr>
          <w:del w:id="90" w:author="Oscar Esteban Juarez Paz" w:date="2026-10-28T23:46:00Z" w16du:dateUtc="2026-10-28T23:46:00Z"/>
          <w:rFonts w:ascii="Times New Roman" w:eastAsia="Times New Roman" w:hAnsi="Times New Roman" w:cs="Times New Roman"/>
          <w:color w:val="FF0000"/>
          <w:sz w:val="24"/>
          <w:szCs w:val="24"/>
        </w:rPr>
      </w:pPr>
      <w:del w:id="91" w:author="Oscar Esteban Juarez Paz" w:date="2026-10-28T23:46:00Z" w16du:dateUtc="2026-10-28T23:46:00Z">
        <w:r w:rsidRPr="008D49C4" w:rsidDel="00CB6412">
          <w:rPr>
            <w:rFonts w:ascii="Aptos" w:eastAsia="Times New Roman" w:hAnsi="Aptos" w:cs="Times New Roman"/>
            <w:color w:val="FF0000"/>
            <w:sz w:val="24"/>
            <w:szCs w:val="24"/>
          </w:rPr>
          <w:delText>Fill out the top section of the cover page with all the required information.</w:delText>
        </w:r>
      </w:del>
    </w:p>
    <w:p w14:paraId="3E9E2387" w14:textId="5F5629DE" w:rsidR="00A034FB" w:rsidRPr="008D49C4" w:rsidDel="00CB6412" w:rsidRDefault="00A034FB" w:rsidP="00A034FB">
      <w:pPr>
        <w:spacing w:after="0" w:line="240" w:lineRule="auto"/>
        <w:ind w:left="720"/>
        <w:rPr>
          <w:del w:id="92" w:author="Oscar Esteban Juarez Paz" w:date="2026-10-28T23:46:00Z" w16du:dateUtc="2026-10-28T23:46:00Z"/>
          <w:rFonts w:ascii="Times New Roman" w:eastAsia="Times New Roman" w:hAnsi="Times New Roman" w:cs="Times New Roman"/>
          <w:color w:val="FF0000"/>
          <w:sz w:val="24"/>
          <w:szCs w:val="24"/>
        </w:rPr>
      </w:pPr>
    </w:p>
    <w:p w14:paraId="53C5C1B1" w14:textId="63536C28" w:rsidR="00A034FB" w:rsidRPr="008D49C4" w:rsidDel="00CB6412" w:rsidRDefault="00A034FB" w:rsidP="00A034FB">
      <w:pPr>
        <w:spacing w:line="240" w:lineRule="auto"/>
        <w:ind w:left="720"/>
        <w:rPr>
          <w:del w:id="93" w:author="Oscar Esteban Juarez Paz" w:date="2026-10-28T23:46:00Z" w16du:dateUtc="2026-10-28T23:46:00Z"/>
          <w:rFonts w:ascii="Times New Roman" w:eastAsia="Times New Roman" w:hAnsi="Times New Roman" w:cs="Times New Roman"/>
          <w:color w:val="FF0000"/>
          <w:sz w:val="24"/>
          <w:szCs w:val="24"/>
        </w:rPr>
      </w:pPr>
      <w:del w:id="94" w:author="Oscar Esteban Juarez Paz" w:date="2026-10-28T23:46:00Z" w16du:dateUtc="2026-10-28T23:46:00Z">
        <w:r w:rsidRPr="008D49C4" w:rsidDel="00CB6412">
          <w:rPr>
            <w:rFonts w:ascii="Aptos" w:eastAsia="Times New Roman" w:hAnsi="Aptos" w:cs="Times New Roman"/>
            <w:color w:val="FF0000"/>
            <w:sz w:val="24"/>
            <w:szCs w:val="24"/>
          </w:rPr>
          <w:delText>In the "Use of AI" section, choose the statement that accurately reflects your work:</w:delText>
        </w:r>
      </w:del>
    </w:p>
    <w:p w14:paraId="64A4805C" w14:textId="126918CB" w:rsidR="00A034FB" w:rsidRPr="008D49C4" w:rsidDel="00CB6412" w:rsidRDefault="00A034FB" w:rsidP="00A034FB">
      <w:pPr>
        <w:spacing w:after="0" w:line="240" w:lineRule="auto"/>
        <w:ind w:left="720"/>
        <w:rPr>
          <w:del w:id="95" w:author="Oscar Esteban Juarez Paz" w:date="2026-10-28T23:46:00Z" w16du:dateUtc="2026-10-28T23:46:00Z"/>
          <w:rFonts w:ascii="Times New Roman" w:eastAsia="Times New Roman" w:hAnsi="Times New Roman" w:cs="Times New Roman"/>
          <w:color w:val="FF0000"/>
          <w:sz w:val="24"/>
          <w:szCs w:val="24"/>
        </w:rPr>
      </w:pPr>
    </w:p>
    <w:p w14:paraId="15DD3A31" w14:textId="4B08556B" w:rsidR="00A034FB" w:rsidRPr="008D49C4" w:rsidDel="00CB6412" w:rsidRDefault="00A034FB" w:rsidP="00A034FB">
      <w:pPr>
        <w:spacing w:line="240" w:lineRule="auto"/>
        <w:ind w:left="720"/>
        <w:rPr>
          <w:del w:id="96" w:author="Oscar Esteban Juarez Paz" w:date="2026-10-28T23:46:00Z" w16du:dateUtc="2026-10-28T23:46:00Z"/>
          <w:rFonts w:ascii="Times New Roman" w:eastAsia="Times New Roman" w:hAnsi="Times New Roman" w:cs="Times New Roman"/>
          <w:color w:val="FF0000"/>
          <w:sz w:val="24"/>
          <w:szCs w:val="24"/>
        </w:rPr>
      </w:pPr>
      <w:del w:id="97" w:author="Oscar Esteban Juarez Paz" w:date="2026-10-28T23:46:00Z" w16du:dateUtc="2026-10-28T23:46:00Z">
        <w:r w:rsidRPr="008D49C4" w:rsidDel="00CB6412">
          <w:rPr>
            <w:rFonts w:ascii="Aptos" w:eastAsia="Times New Roman" w:hAnsi="Aptos" w:cs="Times New Roman"/>
            <w:b/>
            <w:bCs/>
            <w:color w:val="FF0000"/>
            <w:sz w:val="24"/>
            <w:szCs w:val="24"/>
          </w:rPr>
          <w:delText>If you utilized AI</w:delText>
        </w:r>
        <w:r w:rsidRPr="008D49C4" w:rsidDel="00CB6412">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3ABD006F" w:rsidR="00A034FB" w:rsidRPr="008D49C4" w:rsidDel="00CB6412" w:rsidRDefault="00A034FB" w:rsidP="00A034FB">
      <w:pPr>
        <w:spacing w:line="240" w:lineRule="auto"/>
        <w:ind w:left="720"/>
        <w:rPr>
          <w:del w:id="98" w:author="Oscar Esteban Juarez Paz" w:date="2026-10-28T23:46:00Z" w16du:dateUtc="2026-10-28T23:46:00Z"/>
          <w:rFonts w:ascii="Times New Roman" w:eastAsia="Times New Roman" w:hAnsi="Times New Roman" w:cs="Times New Roman"/>
          <w:color w:val="FF0000"/>
          <w:sz w:val="24"/>
          <w:szCs w:val="24"/>
        </w:rPr>
      </w:pPr>
      <w:del w:id="99" w:author="Oscar Esteban Juarez Paz" w:date="2026-10-28T23:46:00Z" w16du:dateUtc="2026-10-28T23:46:00Z">
        <w:r w:rsidRPr="008D49C4" w:rsidDel="00CB6412">
          <w:rPr>
            <w:rFonts w:ascii="Aptos" w:eastAsia="Times New Roman" w:hAnsi="Aptos" w:cs="Times New Roman"/>
            <w:color w:val="FF0000"/>
            <w:sz w:val="24"/>
            <w:szCs w:val="24"/>
          </w:rPr>
          <w:delText>Example: "I acknowledge the use of Grammarly for improving spelling and grammar."</w:delText>
        </w:r>
      </w:del>
    </w:p>
    <w:p w14:paraId="31A54606" w14:textId="7CF504A9" w:rsidR="00A034FB" w:rsidRPr="008D49C4" w:rsidDel="00CB6412" w:rsidRDefault="00A034FB" w:rsidP="00A034FB">
      <w:pPr>
        <w:spacing w:line="240" w:lineRule="auto"/>
        <w:ind w:left="720"/>
        <w:rPr>
          <w:del w:id="100" w:author="Oscar Esteban Juarez Paz" w:date="2026-10-28T23:46:00Z" w16du:dateUtc="2026-10-28T23:46:00Z"/>
          <w:rFonts w:ascii="Times New Roman" w:eastAsia="Times New Roman" w:hAnsi="Times New Roman" w:cs="Times New Roman"/>
          <w:color w:val="FF0000"/>
          <w:sz w:val="24"/>
          <w:szCs w:val="24"/>
        </w:rPr>
      </w:pPr>
      <w:del w:id="101" w:author="Oscar Esteban Juarez Paz" w:date="2026-10-28T23:46:00Z" w16du:dateUtc="2026-10-28T23:46:00Z">
        <w:r w:rsidRPr="008D49C4" w:rsidDel="00CB6412">
          <w:rPr>
            <w:rFonts w:ascii="Aptos" w:eastAsia="Times New Roman" w:hAnsi="Aptos" w:cs="Times New Roman"/>
            <w:color w:val="FF0000"/>
            <w:sz w:val="24"/>
            <w:szCs w:val="24"/>
          </w:rPr>
          <w:delText>OR: "I acknowledge the use of ChatGPT for structuring the assignment."</w:delText>
        </w:r>
      </w:del>
    </w:p>
    <w:p w14:paraId="2C7C21F5" w14:textId="2185AF0F" w:rsidR="00A034FB" w:rsidRPr="008D49C4" w:rsidDel="00CB6412" w:rsidRDefault="00A034FB" w:rsidP="00A034FB">
      <w:pPr>
        <w:spacing w:line="240" w:lineRule="auto"/>
        <w:ind w:left="720"/>
        <w:rPr>
          <w:del w:id="102" w:author="Oscar Esteban Juarez Paz" w:date="2026-10-28T23:46:00Z" w16du:dateUtc="2026-10-28T23:46:00Z"/>
          <w:rFonts w:ascii="Times New Roman" w:eastAsia="Times New Roman" w:hAnsi="Times New Roman" w:cs="Times New Roman"/>
          <w:color w:val="FF0000"/>
          <w:sz w:val="24"/>
          <w:szCs w:val="24"/>
        </w:rPr>
      </w:pPr>
      <w:del w:id="103" w:author="Oscar Esteban Juarez Paz" w:date="2026-10-28T23:46:00Z" w16du:dateUtc="2026-10-28T23:46:00Z">
        <w:r w:rsidRPr="008D49C4" w:rsidDel="00CB6412">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6095B796" w:rsidR="00A034FB" w:rsidRPr="008D49C4" w:rsidDel="00CB6412" w:rsidRDefault="00A034FB" w:rsidP="00A034FB">
      <w:pPr>
        <w:spacing w:line="240" w:lineRule="auto"/>
        <w:ind w:left="720"/>
        <w:rPr>
          <w:del w:id="104" w:author="Oscar Esteban Juarez Paz" w:date="2026-10-28T23:46:00Z" w16du:dateUtc="2026-10-28T23:46:00Z"/>
          <w:rFonts w:ascii="Times New Roman" w:eastAsia="Times New Roman" w:hAnsi="Times New Roman" w:cs="Times New Roman"/>
          <w:color w:val="FF0000"/>
          <w:sz w:val="24"/>
          <w:szCs w:val="24"/>
        </w:rPr>
      </w:pPr>
      <w:del w:id="105" w:author="Oscar Esteban Juarez Paz" w:date="2026-10-28T23:46:00Z" w16du:dateUtc="2026-10-28T23:46:00Z">
        <w:r w:rsidRPr="008D49C4" w:rsidDel="00CB6412">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CB6412">
          <w:rPr>
            <w:rFonts w:eastAsia="Times New Roman"/>
            <w:color w:val="FF0000"/>
          </w:rPr>
          <w:delText xml:space="preserve"> </w:delText>
        </w:r>
        <w:r w:rsidRPr="008D49C4" w:rsidDel="00CB6412">
          <w:rPr>
            <w:rFonts w:ascii="Aptos" w:eastAsia="Times New Roman" w:hAnsi="Aptos" w:cs="Times New Roman"/>
            <w:color w:val="FF0000"/>
            <w:sz w:val="24"/>
            <w:szCs w:val="24"/>
          </w:rPr>
          <w:delText>https://library.cct.ie/referencing/harvard</w:delText>
        </w:r>
      </w:del>
    </w:p>
    <w:p w14:paraId="05C0C768" w14:textId="6AB0ED3A" w:rsidR="00A034FB" w:rsidRPr="008D49C4" w:rsidDel="00CB6412" w:rsidRDefault="00A034FB" w:rsidP="00A034FB">
      <w:pPr>
        <w:spacing w:after="0" w:line="240" w:lineRule="auto"/>
        <w:ind w:left="720"/>
        <w:rPr>
          <w:del w:id="106" w:author="Oscar Esteban Juarez Paz" w:date="2026-10-28T23:46:00Z" w16du:dateUtc="2026-10-28T23:46:00Z"/>
          <w:rFonts w:ascii="Times New Roman" w:eastAsia="Times New Roman" w:hAnsi="Times New Roman" w:cs="Times New Roman"/>
          <w:color w:val="FF0000"/>
          <w:sz w:val="24"/>
          <w:szCs w:val="24"/>
        </w:rPr>
      </w:pPr>
    </w:p>
    <w:p w14:paraId="4FAE990D" w14:textId="109BB12B" w:rsidR="00A034FB" w:rsidRPr="008D49C4" w:rsidDel="00CB6412" w:rsidRDefault="00A034FB" w:rsidP="00A034FB">
      <w:pPr>
        <w:spacing w:line="240" w:lineRule="auto"/>
        <w:ind w:left="720"/>
        <w:rPr>
          <w:del w:id="107" w:author="Oscar Esteban Juarez Paz" w:date="2026-10-28T23:46:00Z" w16du:dateUtc="2026-10-28T23:46:00Z"/>
          <w:rFonts w:ascii="Aptos" w:eastAsia="Times New Roman" w:hAnsi="Aptos" w:cs="Times New Roman"/>
          <w:color w:val="FF0000"/>
          <w:sz w:val="24"/>
          <w:szCs w:val="24"/>
        </w:rPr>
      </w:pPr>
      <w:del w:id="108" w:author="Oscar Esteban Juarez Paz" w:date="2026-10-28T23:46:00Z" w16du:dateUtc="2026-10-28T23:46:00Z">
        <w:r w:rsidRPr="008D49C4" w:rsidDel="00CB6412">
          <w:rPr>
            <w:rFonts w:ascii="Aptos" w:eastAsia="Times New Roman" w:hAnsi="Aptos" w:cs="Times New Roman"/>
            <w:b/>
            <w:bCs/>
            <w:color w:val="FF0000"/>
            <w:sz w:val="24"/>
            <w:szCs w:val="24"/>
          </w:rPr>
          <w:delText>If you did not use AI tools</w:delText>
        </w:r>
        <w:r w:rsidRPr="008D49C4" w:rsidDel="00CB6412">
          <w:rPr>
            <w:rFonts w:ascii="Aptos" w:eastAsia="Times New Roman" w:hAnsi="Aptos" w:cs="Times New Roman"/>
            <w:color w:val="FF0000"/>
            <w:sz w:val="24"/>
            <w:szCs w:val="24"/>
          </w:rPr>
          <w:delText>: delete the first statement and keep the second one.</w:delText>
        </w:r>
      </w:del>
    </w:p>
    <w:p w14:paraId="7832715E" w14:textId="3FE87252" w:rsidR="00A034FB" w:rsidRPr="008D49C4" w:rsidDel="00CB6412" w:rsidRDefault="00A034FB" w:rsidP="00A034FB">
      <w:pPr>
        <w:spacing w:line="240" w:lineRule="auto"/>
        <w:rPr>
          <w:del w:id="109" w:author="Oscar Esteban Juarez Paz" w:date="2026-10-28T23:46:00Z" w16du:dateUtc="2026-10-28T23:46:00Z"/>
          <w:rFonts w:ascii="Aptos" w:eastAsia="Times New Roman" w:hAnsi="Aptos" w:cs="Times New Roman"/>
          <w:color w:val="FF0000"/>
          <w:sz w:val="24"/>
          <w:szCs w:val="24"/>
        </w:rPr>
      </w:pPr>
    </w:p>
    <w:p w14:paraId="423427B2" w14:textId="080CD52E" w:rsidR="00A034FB" w:rsidDel="00CB6412" w:rsidRDefault="00A034FB" w:rsidP="00A034FB">
      <w:pPr>
        <w:pStyle w:val="ListParagraph"/>
        <w:numPr>
          <w:ilvl w:val="0"/>
          <w:numId w:val="1"/>
        </w:numPr>
        <w:rPr>
          <w:del w:id="110" w:author="Oscar Esteban Juarez Paz" w:date="2026-10-28T23:46:00Z" w16du:dateUtc="2026-10-28T23:46:00Z"/>
          <w:rFonts w:asciiTheme="minorHAnsi" w:hAnsiTheme="minorHAnsi"/>
          <w:b/>
          <w:bCs/>
          <w:color w:val="FF0000"/>
          <w:sz w:val="24"/>
          <w:szCs w:val="24"/>
        </w:rPr>
      </w:pPr>
      <w:del w:id="111" w:author="Oscar Esteban Juarez Paz" w:date="2026-10-28T23:46:00Z" w16du:dateUtc="2026-10-28T23:46:00Z">
        <w:r w:rsidRPr="008D49C4" w:rsidDel="00CB6412">
          <w:rPr>
            <w:rFonts w:asciiTheme="minorHAnsi" w:hAnsiTheme="minorHAnsi"/>
            <w:b/>
            <w:bCs/>
            <w:color w:val="FF0000"/>
            <w:sz w:val="24"/>
            <w:szCs w:val="24"/>
          </w:rPr>
          <w:delText>Version Control</w:delText>
        </w:r>
      </w:del>
    </w:p>
    <w:p w14:paraId="65E3BDF0" w14:textId="0E840A38" w:rsidR="00A034FB" w:rsidRPr="008D49C4" w:rsidDel="00CB6412" w:rsidRDefault="00A034FB" w:rsidP="00A034FB">
      <w:pPr>
        <w:spacing w:before="100" w:beforeAutospacing="1" w:after="100" w:afterAutospacing="1" w:line="240" w:lineRule="auto"/>
        <w:ind w:left="720"/>
        <w:outlineLvl w:val="2"/>
        <w:rPr>
          <w:del w:id="112" w:author="Oscar Esteban Juarez Paz" w:date="2026-10-28T23:46:00Z" w16du:dateUtc="2026-10-28T23:46:00Z"/>
          <w:rFonts w:asciiTheme="minorHAnsi" w:eastAsia="Times New Roman" w:hAnsiTheme="minorHAnsi" w:cs="Times New Roman"/>
          <w:b/>
          <w:bCs/>
          <w:color w:val="FF0000"/>
          <w:sz w:val="24"/>
          <w:szCs w:val="24"/>
        </w:rPr>
      </w:pPr>
      <w:del w:id="113" w:author="Oscar Esteban Juarez Paz" w:date="2026-10-28T23:46:00Z" w16du:dateUtc="2026-10-28T23:46:00Z">
        <w:r w:rsidRPr="008D49C4" w:rsidDel="00CB6412">
          <w:rPr>
            <w:rFonts w:asciiTheme="minorHAnsi" w:eastAsia="Times New Roman" w:hAnsiTheme="minorHAnsi" w:cs="Times New Roman"/>
            <w:b/>
            <w:bCs/>
            <w:color w:val="FF0000"/>
            <w:sz w:val="24"/>
            <w:szCs w:val="24"/>
          </w:rPr>
          <w:delText>Enabling Version Control in Microsoft Word:</w:delText>
        </w:r>
      </w:del>
    </w:p>
    <w:p w14:paraId="6CFA9E11" w14:textId="6A7B7CE4" w:rsidR="00A034FB" w:rsidRPr="008D49C4" w:rsidDel="00CB6412" w:rsidRDefault="00A034FB" w:rsidP="00A034FB">
      <w:pPr>
        <w:spacing w:before="100" w:beforeAutospacing="1" w:after="100" w:afterAutospacing="1" w:line="240" w:lineRule="auto"/>
        <w:ind w:left="720"/>
        <w:rPr>
          <w:del w:id="114" w:author="Oscar Esteban Juarez Paz" w:date="2026-10-28T23:46:00Z" w16du:dateUtc="2026-10-28T23:46:00Z"/>
          <w:rFonts w:asciiTheme="minorHAnsi" w:eastAsia="Times New Roman" w:hAnsiTheme="minorHAnsi" w:cs="Times New Roman"/>
          <w:color w:val="FF0000"/>
          <w:sz w:val="24"/>
          <w:szCs w:val="24"/>
        </w:rPr>
      </w:pPr>
      <w:del w:id="115" w:author="Oscar Esteban Juarez Paz" w:date="2026-10-28T23:46:00Z" w16du:dateUtc="2026-10-28T23:46:00Z">
        <w:r w:rsidRPr="008D49C4" w:rsidDel="00CB6412">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40E5AFB0" w:rsidR="00A034FB" w:rsidRPr="008D49C4" w:rsidDel="00CB6412" w:rsidRDefault="00A034FB" w:rsidP="00A034FB">
      <w:pPr>
        <w:spacing w:before="100" w:beforeAutospacing="1" w:after="100" w:afterAutospacing="1" w:line="240" w:lineRule="auto"/>
        <w:ind w:left="720"/>
        <w:outlineLvl w:val="3"/>
        <w:rPr>
          <w:del w:id="116" w:author="Oscar Esteban Juarez Paz" w:date="2026-10-28T23:46:00Z" w16du:dateUtc="2026-10-28T23:46:00Z"/>
          <w:rFonts w:asciiTheme="minorHAnsi" w:eastAsia="Times New Roman" w:hAnsiTheme="minorHAnsi" w:cs="Times New Roman"/>
          <w:b/>
          <w:bCs/>
          <w:color w:val="FF0000"/>
          <w:sz w:val="24"/>
          <w:szCs w:val="24"/>
        </w:rPr>
      </w:pPr>
      <w:del w:id="117" w:author="Oscar Esteban Juarez Paz" w:date="2026-10-28T23:46:00Z" w16du:dateUtc="2026-10-28T23:46:00Z">
        <w:r w:rsidRPr="008D49C4" w:rsidDel="00CB6412">
          <w:rPr>
            <w:rFonts w:asciiTheme="minorHAnsi" w:eastAsia="Times New Roman" w:hAnsiTheme="minorHAnsi" w:cs="Times New Roman"/>
            <w:b/>
            <w:bCs/>
            <w:color w:val="FF0000"/>
            <w:sz w:val="24"/>
            <w:szCs w:val="24"/>
          </w:rPr>
          <w:delText>1. Using Track Changes:</w:delText>
        </w:r>
      </w:del>
    </w:p>
    <w:p w14:paraId="331B7CDB" w14:textId="5ACF7EF6" w:rsidR="00A034FB" w:rsidDel="00CB6412" w:rsidRDefault="00A034FB" w:rsidP="00A034FB">
      <w:pPr>
        <w:numPr>
          <w:ilvl w:val="0"/>
          <w:numId w:val="3"/>
        </w:numPr>
        <w:tabs>
          <w:tab w:val="clear" w:pos="720"/>
          <w:tab w:val="num" w:pos="1440"/>
        </w:tabs>
        <w:spacing w:before="100" w:beforeAutospacing="1" w:after="100" w:afterAutospacing="1" w:line="240" w:lineRule="auto"/>
        <w:ind w:left="1440"/>
        <w:rPr>
          <w:del w:id="118" w:author="Oscar Esteban Juarez Paz" w:date="2026-10-28T23:46:00Z" w16du:dateUtc="2026-10-28T23:46:00Z"/>
          <w:rFonts w:asciiTheme="minorHAnsi" w:eastAsia="Times New Roman" w:hAnsiTheme="minorHAnsi" w:cs="Times New Roman"/>
          <w:color w:val="FF0000"/>
          <w:sz w:val="24"/>
          <w:szCs w:val="24"/>
        </w:rPr>
      </w:pPr>
      <w:del w:id="119" w:author="Oscar Esteban Juarez Paz" w:date="2026-10-28T23:46:00Z" w16du:dateUtc="2026-10-28T23:46:00Z">
        <w:r w:rsidRPr="008D49C4" w:rsidDel="00CB6412">
          <w:rPr>
            <w:rFonts w:asciiTheme="minorHAnsi" w:eastAsia="Times New Roman" w:hAnsiTheme="minorHAnsi" w:cs="Times New Roman"/>
            <w:b/>
            <w:bCs/>
            <w:color w:val="FF0000"/>
            <w:sz w:val="24"/>
            <w:szCs w:val="24"/>
          </w:rPr>
          <w:delText>Track Changes</w:delText>
        </w:r>
        <w:r w:rsidRPr="008D49C4" w:rsidDel="00CB6412">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5ECAAE91" w:rsidR="00A034FB" w:rsidRPr="008D49C4" w:rsidDel="00CB6412" w:rsidRDefault="00A034FB" w:rsidP="00A034FB">
      <w:pPr>
        <w:spacing w:before="100" w:beforeAutospacing="1" w:after="100" w:afterAutospacing="1" w:line="240" w:lineRule="auto"/>
        <w:ind w:left="1440"/>
        <w:rPr>
          <w:del w:id="120" w:author="Oscar Esteban Juarez Paz" w:date="2026-10-28T23:46:00Z" w16du:dateUtc="2026-10-28T23:46:00Z"/>
          <w:rFonts w:asciiTheme="minorHAnsi" w:eastAsia="Times New Roman" w:hAnsiTheme="minorHAnsi" w:cs="Times New Roman"/>
          <w:color w:val="FF0000"/>
          <w:sz w:val="24"/>
          <w:szCs w:val="24"/>
        </w:rPr>
      </w:pPr>
      <w:del w:id="121" w:author="Oscar Esteban Juarez Paz" w:date="2026-10-28T23:46:00Z" w16du:dateUtc="2026-10-28T23:46:00Z">
        <w:r w:rsidRPr="008D49C4" w:rsidDel="00CB6412">
          <w:rPr>
            <w:rFonts w:asciiTheme="minorHAnsi" w:eastAsia="Times New Roman" w:hAnsiTheme="minorHAnsi" w:cs="Times New Roman"/>
            <w:color w:val="FF0000"/>
            <w:sz w:val="24"/>
            <w:szCs w:val="24"/>
          </w:rPr>
          <w:delText>To enable:</w:delText>
        </w:r>
      </w:del>
    </w:p>
    <w:p w14:paraId="2EC5D1CB" w14:textId="25441EFC" w:rsidR="00A034FB" w:rsidRPr="008D49C4" w:rsidDel="00CB6412" w:rsidRDefault="00A034FB" w:rsidP="00A034FB">
      <w:pPr>
        <w:numPr>
          <w:ilvl w:val="1"/>
          <w:numId w:val="3"/>
        </w:numPr>
        <w:tabs>
          <w:tab w:val="clear" w:pos="1440"/>
          <w:tab w:val="num" w:pos="2160"/>
        </w:tabs>
        <w:spacing w:before="100" w:beforeAutospacing="1" w:after="100" w:afterAutospacing="1" w:line="240" w:lineRule="auto"/>
        <w:ind w:left="2160"/>
        <w:rPr>
          <w:del w:id="122" w:author="Oscar Esteban Juarez Paz" w:date="2026-10-28T23:46:00Z" w16du:dateUtc="2026-10-28T23:46:00Z"/>
          <w:rFonts w:asciiTheme="minorHAnsi" w:eastAsia="Times New Roman" w:hAnsiTheme="minorHAnsi" w:cs="Times New Roman"/>
          <w:color w:val="FF0000"/>
          <w:sz w:val="24"/>
          <w:szCs w:val="24"/>
        </w:rPr>
      </w:pPr>
      <w:del w:id="123" w:author="Oscar Esteban Juarez Paz" w:date="2026-10-28T23:46:00Z" w16du:dateUtc="2026-10-28T23:46:00Z">
        <w:r w:rsidRPr="008D49C4" w:rsidDel="00CB6412">
          <w:rPr>
            <w:rFonts w:asciiTheme="minorHAnsi" w:eastAsia="Times New Roman" w:hAnsiTheme="minorHAnsi" w:cs="Times New Roman"/>
            <w:color w:val="FF0000"/>
            <w:sz w:val="24"/>
            <w:szCs w:val="24"/>
          </w:rPr>
          <w:delText xml:space="preserve">Go to the </w:delText>
        </w:r>
        <w:r w:rsidRPr="008D49C4" w:rsidDel="00CB6412">
          <w:rPr>
            <w:rFonts w:asciiTheme="minorHAnsi" w:eastAsia="Times New Roman" w:hAnsiTheme="minorHAnsi" w:cs="Times New Roman"/>
            <w:b/>
            <w:bCs/>
            <w:color w:val="FF0000"/>
            <w:sz w:val="24"/>
            <w:szCs w:val="24"/>
          </w:rPr>
          <w:delText>Review</w:delText>
        </w:r>
        <w:r w:rsidRPr="008D49C4" w:rsidDel="00CB6412">
          <w:rPr>
            <w:rFonts w:asciiTheme="minorHAnsi" w:eastAsia="Times New Roman" w:hAnsiTheme="minorHAnsi" w:cs="Times New Roman"/>
            <w:color w:val="FF0000"/>
            <w:sz w:val="24"/>
            <w:szCs w:val="24"/>
          </w:rPr>
          <w:delText xml:space="preserve"> tab.</w:delText>
        </w:r>
      </w:del>
    </w:p>
    <w:p w14:paraId="760E17AF" w14:textId="6B0FEE35" w:rsidR="00A034FB" w:rsidRPr="008D49C4" w:rsidDel="00CB6412" w:rsidRDefault="00A034FB" w:rsidP="00A034FB">
      <w:pPr>
        <w:numPr>
          <w:ilvl w:val="1"/>
          <w:numId w:val="3"/>
        </w:numPr>
        <w:tabs>
          <w:tab w:val="clear" w:pos="1440"/>
          <w:tab w:val="num" w:pos="2160"/>
        </w:tabs>
        <w:spacing w:before="100" w:beforeAutospacing="1" w:after="100" w:afterAutospacing="1" w:line="240" w:lineRule="auto"/>
        <w:ind w:left="2160"/>
        <w:rPr>
          <w:del w:id="124" w:author="Oscar Esteban Juarez Paz" w:date="2026-10-28T23:46:00Z" w16du:dateUtc="2026-10-28T23:46:00Z"/>
          <w:rFonts w:asciiTheme="minorHAnsi" w:eastAsia="Times New Roman" w:hAnsiTheme="minorHAnsi" w:cs="Times New Roman"/>
          <w:color w:val="FF0000"/>
          <w:sz w:val="24"/>
          <w:szCs w:val="24"/>
        </w:rPr>
      </w:pPr>
      <w:del w:id="125" w:author="Oscar Esteban Juarez Paz" w:date="2026-10-28T23:46:00Z" w16du:dateUtc="2026-10-28T23:46:00Z">
        <w:r w:rsidRPr="008D49C4" w:rsidDel="00CB6412">
          <w:rPr>
            <w:rFonts w:asciiTheme="minorHAnsi" w:eastAsia="Times New Roman" w:hAnsiTheme="minorHAnsi" w:cs="Times New Roman"/>
            <w:color w:val="FF0000"/>
            <w:sz w:val="24"/>
            <w:szCs w:val="24"/>
          </w:rPr>
          <w:delText xml:space="preserve">Click </w:delText>
        </w:r>
        <w:r w:rsidRPr="008D49C4" w:rsidDel="00CB6412">
          <w:rPr>
            <w:rFonts w:asciiTheme="minorHAnsi" w:eastAsia="Times New Roman" w:hAnsiTheme="minorHAnsi" w:cs="Times New Roman"/>
            <w:b/>
            <w:bCs/>
            <w:color w:val="FF0000"/>
            <w:sz w:val="24"/>
            <w:szCs w:val="24"/>
          </w:rPr>
          <w:delText>Track Changes</w:delText>
        </w:r>
        <w:r w:rsidDel="00CB6412">
          <w:rPr>
            <w:rFonts w:asciiTheme="minorHAnsi" w:eastAsia="Times New Roman" w:hAnsiTheme="minorHAnsi" w:cs="Times New Roman"/>
            <w:color w:val="FF0000"/>
            <w:sz w:val="24"/>
            <w:szCs w:val="24"/>
          </w:rPr>
          <w:delText xml:space="preserve"> </w:delText>
        </w:r>
      </w:del>
    </w:p>
    <w:p w14:paraId="15AF8498" w14:textId="719DE67D" w:rsidR="00A034FB" w:rsidDel="00CB6412" w:rsidRDefault="00A034FB" w:rsidP="00A034FB">
      <w:pPr>
        <w:numPr>
          <w:ilvl w:val="1"/>
          <w:numId w:val="3"/>
        </w:numPr>
        <w:tabs>
          <w:tab w:val="clear" w:pos="1440"/>
          <w:tab w:val="num" w:pos="2160"/>
        </w:tabs>
        <w:spacing w:before="100" w:beforeAutospacing="1" w:after="100" w:afterAutospacing="1" w:line="240" w:lineRule="auto"/>
        <w:ind w:left="2160"/>
        <w:rPr>
          <w:del w:id="126" w:author="Oscar Esteban Juarez Paz" w:date="2026-10-28T23:46:00Z" w16du:dateUtc="2026-10-28T23:46:00Z"/>
          <w:rFonts w:asciiTheme="minorHAnsi" w:eastAsia="Times New Roman" w:hAnsiTheme="minorHAnsi" w:cs="Times New Roman"/>
          <w:color w:val="FF0000"/>
          <w:sz w:val="24"/>
          <w:szCs w:val="24"/>
        </w:rPr>
      </w:pPr>
      <w:del w:id="127" w:author="Oscar Esteban Juarez Paz" w:date="2026-10-28T23:46:00Z" w16du:dateUtc="2026-10-28T23:46:00Z">
        <w:r w:rsidRPr="008D49C4" w:rsidDel="00CB6412">
          <w:rPr>
            <w:rFonts w:asciiTheme="minorHAnsi" w:eastAsia="Times New Roman" w:hAnsiTheme="minorHAnsi" w:cs="Times New Roman"/>
            <w:color w:val="FF0000"/>
            <w:sz w:val="24"/>
            <w:szCs w:val="24"/>
          </w:rPr>
          <w:delText>Word will start recording changes and can show who made each edit.</w:delText>
        </w:r>
      </w:del>
    </w:p>
    <w:p w14:paraId="70BA165F" w14:textId="0DBBD0B0" w:rsidR="00DB4F8F" w:rsidDel="00CB6412" w:rsidRDefault="00DB4F8F" w:rsidP="00A034FB">
      <w:pPr>
        <w:numPr>
          <w:ilvl w:val="1"/>
          <w:numId w:val="3"/>
        </w:numPr>
        <w:tabs>
          <w:tab w:val="clear" w:pos="1440"/>
          <w:tab w:val="num" w:pos="2160"/>
        </w:tabs>
        <w:spacing w:before="100" w:beforeAutospacing="1" w:after="100" w:afterAutospacing="1" w:line="240" w:lineRule="auto"/>
        <w:ind w:left="2160"/>
        <w:rPr>
          <w:del w:id="128" w:author="Oscar Esteban Juarez Paz" w:date="2026-10-28T23:46:00Z" w16du:dateUtc="2026-10-28T23:46:00Z"/>
          <w:rFonts w:asciiTheme="minorHAnsi" w:eastAsia="Times New Roman" w:hAnsiTheme="minorHAnsi" w:cs="Times New Roman"/>
          <w:color w:val="FF0000"/>
          <w:sz w:val="24"/>
          <w:szCs w:val="24"/>
        </w:rPr>
      </w:pPr>
      <w:del w:id="129" w:author="Oscar Esteban Juarez Paz" w:date="2026-10-28T23:46:00Z" w16du:dateUtc="2026-10-28T23:46:00Z">
        <w:r w:rsidDel="00CB6412">
          <w:rPr>
            <w:rFonts w:asciiTheme="minorHAnsi" w:eastAsia="Times New Roman" w:hAnsiTheme="minorHAnsi" w:cs="Times New Roman"/>
            <w:color w:val="FF0000"/>
            <w:sz w:val="24"/>
            <w:szCs w:val="24"/>
          </w:rPr>
          <w:delText xml:space="preserve">Select </w:delText>
        </w:r>
        <w:r w:rsidRPr="00DB4F8F" w:rsidDel="00CB6412">
          <w:rPr>
            <w:rFonts w:asciiTheme="minorHAnsi" w:eastAsia="Times New Roman" w:hAnsiTheme="minorHAnsi" w:cs="Times New Roman"/>
            <w:b/>
            <w:bCs/>
            <w:color w:val="FF0000"/>
            <w:sz w:val="24"/>
            <w:szCs w:val="24"/>
          </w:rPr>
          <w:delText>No Markup</w:delText>
        </w:r>
        <w:r w:rsidDel="00CB6412">
          <w:rPr>
            <w:rFonts w:asciiTheme="minorHAnsi" w:eastAsia="Times New Roman" w:hAnsiTheme="minorHAnsi" w:cs="Times New Roman"/>
            <w:color w:val="FF0000"/>
            <w:sz w:val="24"/>
            <w:szCs w:val="24"/>
          </w:rPr>
          <w:delText xml:space="preserve"> from the drop-down menu.</w:delText>
        </w:r>
      </w:del>
    </w:p>
    <w:p w14:paraId="5FB08C61" w14:textId="13386428" w:rsidR="00DB4F8F" w:rsidRPr="008D49C4" w:rsidDel="00CB6412" w:rsidRDefault="00DB4F8F" w:rsidP="00DB4F8F">
      <w:pPr>
        <w:spacing w:before="100" w:beforeAutospacing="1" w:after="100" w:afterAutospacing="1" w:line="240" w:lineRule="auto"/>
        <w:ind w:left="2160"/>
        <w:rPr>
          <w:del w:id="130" w:author="Oscar Esteban Juarez Paz" w:date="2026-10-28T23:46:00Z" w16du:dateUtc="2026-10-28T23:46:00Z"/>
          <w:rFonts w:asciiTheme="minorHAnsi" w:eastAsia="Times New Roman" w:hAnsiTheme="minorHAnsi" w:cs="Times New Roman"/>
          <w:color w:val="FF0000"/>
          <w:sz w:val="24"/>
          <w:szCs w:val="24"/>
        </w:rPr>
      </w:pPr>
      <w:del w:id="131" w:author="Oscar Esteban Juarez Paz" w:date="2026-10-28T23:46:00Z" w16du:dateUtc="2026-10-28T23:46:00Z">
        <w:r w:rsidDel="00CB6412">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6B4416DD" w:rsidR="00A034FB" w:rsidRPr="008D49C4" w:rsidDel="00CB6412" w:rsidRDefault="00A034FB" w:rsidP="00A034FB">
      <w:pPr>
        <w:spacing w:before="100" w:beforeAutospacing="1" w:after="100" w:afterAutospacing="1" w:line="240" w:lineRule="auto"/>
        <w:ind w:left="720"/>
        <w:outlineLvl w:val="3"/>
        <w:rPr>
          <w:del w:id="132" w:author="Oscar Esteban Juarez Paz" w:date="2026-10-28T23:47:00Z" w16du:dateUtc="2026-10-28T23:47:00Z"/>
          <w:rFonts w:asciiTheme="minorHAnsi" w:eastAsia="Times New Roman" w:hAnsiTheme="minorHAnsi" w:cs="Times New Roman"/>
          <w:b/>
          <w:bCs/>
          <w:color w:val="FF0000"/>
          <w:sz w:val="24"/>
          <w:szCs w:val="24"/>
        </w:rPr>
      </w:pPr>
      <w:del w:id="133" w:author="Oscar Esteban Juarez Paz" w:date="2026-10-28T23:47:00Z" w16du:dateUtc="2026-10-28T23:47:00Z">
        <w:r w:rsidRPr="008D49C4" w:rsidDel="00CB6412">
          <w:rPr>
            <w:rFonts w:asciiTheme="minorHAnsi" w:eastAsia="Times New Roman" w:hAnsiTheme="minorHAnsi" w:cs="Times New Roman"/>
            <w:b/>
            <w:bCs/>
            <w:color w:val="FF0000"/>
            <w:sz w:val="24"/>
            <w:szCs w:val="24"/>
          </w:rPr>
          <w:delText>2. Using Microsoft OneDrive or SharePoint:</w:delText>
        </w:r>
      </w:del>
    </w:p>
    <w:p w14:paraId="08BE5995" w14:textId="5EB5F5E4" w:rsidR="00A034FB" w:rsidRPr="008D49C4" w:rsidDel="00CB6412" w:rsidRDefault="00A034FB" w:rsidP="00A034FB">
      <w:pPr>
        <w:numPr>
          <w:ilvl w:val="0"/>
          <w:numId w:val="4"/>
        </w:numPr>
        <w:tabs>
          <w:tab w:val="clear" w:pos="720"/>
          <w:tab w:val="num" w:pos="1440"/>
        </w:tabs>
        <w:spacing w:before="100" w:beforeAutospacing="1" w:after="100" w:afterAutospacing="1" w:line="240" w:lineRule="auto"/>
        <w:ind w:left="1440"/>
        <w:rPr>
          <w:del w:id="134" w:author="Oscar Esteban Juarez Paz" w:date="2026-10-28T23:47:00Z" w16du:dateUtc="2026-10-28T23:47:00Z"/>
          <w:rFonts w:asciiTheme="minorHAnsi" w:eastAsia="Times New Roman" w:hAnsiTheme="minorHAnsi" w:cs="Times New Roman"/>
          <w:color w:val="FF0000"/>
          <w:sz w:val="24"/>
          <w:szCs w:val="24"/>
        </w:rPr>
      </w:pPr>
      <w:del w:id="135" w:author="Oscar Esteban Juarez Paz" w:date="2026-10-28T23:47:00Z" w16du:dateUtc="2026-10-28T23:47:00Z">
        <w:r w:rsidRPr="008D49C4" w:rsidDel="00CB6412">
          <w:rPr>
            <w:rFonts w:asciiTheme="minorHAnsi" w:eastAsia="Times New Roman" w:hAnsiTheme="minorHAnsi" w:cs="Times New Roman"/>
            <w:color w:val="FF0000"/>
            <w:sz w:val="24"/>
            <w:szCs w:val="24"/>
          </w:rPr>
          <w:delText xml:space="preserve">Save Word documents to </w:delText>
        </w:r>
        <w:r w:rsidRPr="008D49C4" w:rsidDel="00CB6412">
          <w:rPr>
            <w:rFonts w:asciiTheme="minorHAnsi" w:eastAsia="Times New Roman" w:hAnsiTheme="minorHAnsi" w:cs="Times New Roman"/>
            <w:b/>
            <w:bCs/>
            <w:color w:val="FF0000"/>
            <w:sz w:val="24"/>
            <w:szCs w:val="24"/>
          </w:rPr>
          <w:delText>OneDrive</w:delText>
        </w:r>
        <w:r w:rsidRPr="008D49C4" w:rsidDel="00CB6412">
          <w:rPr>
            <w:rFonts w:asciiTheme="minorHAnsi" w:eastAsia="Times New Roman" w:hAnsiTheme="minorHAnsi" w:cs="Times New Roman"/>
            <w:color w:val="FF0000"/>
            <w:sz w:val="24"/>
            <w:szCs w:val="24"/>
          </w:rPr>
          <w:delText xml:space="preserve"> or </w:delText>
        </w:r>
        <w:r w:rsidRPr="008D49C4" w:rsidDel="00CB6412">
          <w:rPr>
            <w:rFonts w:asciiTheme="minorHAnsi" w:eastAsia="Times New Roman" w:hAnsiTheme="minorHAnsi" w:cs="Times New Roman"/>
            <w:b/>
            <w:bCs/>
            <w:color w:val="FF0000"/>
            <w:sz w:val="24"/>
            <w:szCs w:val="24"/>
          </w:rPr>
          <w:delText>SharePoint</w:delText>
        </w:r>
        <w:r w:rsidRPr="008D49C4" w:rsidDel="00CB6412">
          <w:rPr>
            <w:rFonts w:asciiTheme="minorHAnsi" w:eastAsia="Times New Roman" w:hAnsiTheme="minorHAnsi" w:cs="Times New Roman"/>
            <w:color w:val="FF0000"/>
            <w:sz w:val="24"/>
            <w:szCs w:val="24"/>
          </w:rPr>
          <w:delText xml:space="preserve"> to automatically enable version history.</w:delText>
        </w:r>
      </w:del>
    </w:p>
    <w:p w14:paraId="097F6EAB" w14:textId="448A6CC4" w:rsidR="00A034FB" w:rsidRPr="008D49C4" w:rsidDel="00CB6412" w:rsidRDefault="00A034FB" w:rsidP="00A034FB">
      <w:pPr>
        <w:numPr>
          <w:ilvl w:val="1"/>
          <w:numId w:val="4"/>
        </w:numPr>
        <w:tabs>
          <w:tab w:val="clear" w:pos="1440"/>
          <w:tab w:val="num" w:pos="2160"/>
        </w:tabs>
        <w:spacing w:before="100" w:beforeAutospacing="1" w:after="100" w:afterAutospacing="1" w:line="240" w:lineRule="auto"/>
        <w:ind w:left="2160"/>
        <w:rPr>
          <w:del w:id="136" w:author="Oscar Esteban Juarez Paz" w:date="2026-10-28T23:47:00Z" w16du:dateUtc="2026-10-28T23:47:00Z"/>
          <w:rFonts w:asciiTheme="minorHAnsi" w:eastAsia="Times New Roman" w:hAnsiTheme="minorHAnsi" w:cs="Times New Roman"/>
          <w:color w:val="FF0000"/>
          <w:sz w:val="24"/>
          <w:szCs w:val="24"/>
        </w:rPr>
      </w:pPr>
      <w:del w:id="137" w:author="Oscar Esteban Juarez Paz" w:date="2026-10-28T23:47:00Z" w16du:dateUtc="2026-10-28T23:47:00Z">
        <w:r w:rsidRPr="008D49C4" w:rsidDel="00CB6412">
          <w:rPr>
            <w:rFonts w:asciiTheme="minorHAnsi" w:eastAsia="Times New Roman" w:hAnsiTheme="minorHAnsi" w:cs="Times New Roman"/>
            <w:color w:val="FF0000"/>
            <w:sz w:val="24"/>
            <w:szCs w:val="24"/>
          </w:rPr>
          <w:delText xml:space="preserve">Go to </w:delText>
        </w:r>
        <w:r w:rsidRPr="008D49C4" w:rsidDel="00CB6412">
          <w:rPr>
            <w:rFonts w:asciiTheme="minorHAnsi" w:eastAsia="Times New Roman" w:hAnsiTheme="minorHAnsi" w:cs="Times New Roman"/>
            <w:b/>
            <w:bCs/>
            <w:color w:val="FF0000"/>
            <w:sz w:val="24"/>
            <w:szCs w:val="24"/>
          </w:rPr>
          <w:delText>File</w:delText>
        </w:r>
        <w:r w:rsidRPr="008D49C4" w:rsidDel="00CB6412">
          <w:rPr>
            <w:rFonts w:asciiTheme="minorHAnsi" w:eastAsia="Times New Roman" w:hAnsiTheme="minorHAnsi" w:cs="Times New Roman"/>
            <w:color w:val="FF0000"/>
            <w:sz w:val="24"/>
            <w:szCs w:val="24"/>
          </w:rPr>
          <w:delText xml:space="preserve"> &gt; </w:delText>
        </w:r>
        <w:r w:rsidRPr="008D49C4" w:rsidDel="00CB6412">
          <w:rPr>
            <w:rFonts w:asciiTheme="minorHAnsi" w:eastAsia="Times New Roman" w:hAnsiTheme="minorHAnsi" w:cs="Times New Roman"/>
            <w:b/>
            <w:bCs/>
            <w:color w:val="FF0000"/>
            <w:sz w:val="24"/>
            <w:szCs w:val="24"/>
          </w:rPr>
          <w:delText>Save As</w:delText>
        </w:r>
        <w:r w:rsidRPr="008D49C4" w:rsidDel="00CB6412">
          <w:rPr>
            <w:rFonts w:asciiTheme="minorHAnsi" w:eastAsia="Times New Roman" w:hAnsiTheme="minorHAnsi" w:cs="Times New Roman"/>
            <w:color w:val="FF0000"/>
            <w:sz w:val="24"/>
            <w:szCs w:val="24"/>
          </w:rPr>
          <w:delText xml:space="preserve"> &gt; </w:delText>
        </w:r>
        <w:r w:rsidRPr="008D49C4" w:rsidDel="00CB6412">
          <w:rPr>
            <w:rFonts w:asciiTheme="minorHAnsi" w:eastAsia="Times New Roman" w:hAnsiTheme="minorHAnsi" w:cs="Times New Roman"/>
            <w:b/>
            <w:bCs/>
            <w:color w:val="FF0000"/>
            <w:sz w:val="24"/>
            <w:szCs w:val="24"/>
          </w:rPr>
          <w:delText>OneDrive</w:delText>
        </w:r>
        <w:r w:rsidRPr="008D49C4" w:rsidDel="00CB6412">
          <w:rPr>
            <w:rFonts w:asciiTheme="minorHAnsi" w:eastAsia="Times New Roman" w:hAnsiTheme="minorHAnsi" w:cs="Times New Roman"/>
            <w:color w:val="FF0000"/>
            <w:sz w:val="24"/>
            <w:szCs w:val="24"/>
          </w:rPr>
          <w:delText xml:space="preserve"> or </w:delText>
        </w:r>
        <w:r w:rsidRPr="008D49C4" w:rsidDel="00CB6412">
          <w:rPr>
            <w:rFonts w:asciiTheme="minorHAnsi" w:eastAsia="Times New Roman" w:hAnsiTheme="minorHAnsi" w:cs="Times New Roman"/>
            <w:b/>
            <w:bCs/>
            <w:color w:val="FF0000"/>
            <w:sz w:val="24"/>
            <w:szCs w:val="24"/>
          </w:rPr>
          <w:delText>SharePoint</w:delText>
        </w:r>
        <w:r w:rsidRPr="008D49C4" w:rsidDel="00CB6412">
          <w:rPr>
            <w:rFonts w:asciiTheme="minorHAnsi" w:eastAsia="Times New Roman" w:hAnsiTheme="minorHAnsi" w:cs="Times New Roman"/>
            <w:color w:val="FF0000"/>
            <w:sz w:val="24"/>
            <w:szCs w:val="24"/>
          </w:rPr>
          <w:delText>.</w:delText>
        </w:r>
      </w:del>
    </w:p>
    <w:p w14:paraId="78C538CF" w14:textId="2832971F" w:rsidR="00A034FB" w:rsidRPr="008D49C4" w:rsidDel="00CB6412" w:rsidRDefault="00A034FB" w:rsidP="00A034FB">
      <w:pPr>
        <w:numPr>
          <w:ilvl w:val="1"/>
          <w:numId w:val="4"/>
        </w:numPr>
        <w:tabs>
          <w:tab w:val="clear" w:pos="1440"/>
          <w:tab w:val="num" w:pos="2160"/>
        </w:tabs>
        <w:spacing w:before="100" w:beforeAutospacing="1" w:after="100" w:afterAutospacing="1" w:line="240" w:lineRule="auto"/>
        <w:ind w:left="2160"/>
        <w:rPr>
          <w:del w:id="138" w:author="Oscar Esteban Juarez Paz" w:date="2026-10-28T23:47:00Z" w16du:dateUtc="2026-10-28T23:47:00Z"/>
          <w:rFonts w:asciiTheme="minorHAnsi" w:eastAsia="Times New Roman" w:hAnsiTheme="minorHAnsi" w:cs="Times New Roman"/>
          <w:color w:val="FF0000"/>
          <w:sz w:val="24"/>
          <w:szCs w:val="24"/>
        </w:rPr>
      </w:pPr>
      <w:del w:id="139" w:author="Oscar Esteban Juarez Paz" w:date="2026-10-28T23:47:00Z" w16du:dateUtc="2026-10-28T23:47:00Z">
        <w:r w:rsidRPr="008D49C4" w:rsidDel="00CB6412">
          <w:rPr>
            <w:rFonts w:asciiTheme="minorHAnsi" w:eastAsia="Times New Roman" w:hAnsiTheme="minorHAnsi" w:cs="Times New Roman"/>
            <w:color w:val="FF0000"/>
            <w:sz w:val="24"/>
            <w:szCs w:val="24"/>
          </w:rPr>
          <w:delText xml:space="preserve">In OneDrive or SharePoint, right-click the document, and select </w:delText>
        </w:r>
        <w:r w:rsidRPr="008D49C4" w:rsidDel="00CB6412">
          <w:rPr>
            <w:rFonts w:asciiTheme="minorHAnsi" w:eastAsia="Times New Roman" w:hAnsiTheme="minorHAnsi" w:cs="Times New Roman"/>
            <w:b/>
            <w:bCs/>
            <w:color w:val="FF0000"/>
            <w:sz w:val="24"/>
            <w:szCs w:val="24"/>
          </w:rPr>
          <w:delText>Version History</w:delText>
        </w:r>
        <w:r w:rsidRPr="008D49C4" w:rsidDel="00CB6412">
          <w:rPr>
            <w:rFonts w:asciiTheme="minorHAnsi" w:eastAsia="Times New Roman" w:hAnsiTheme="minorHAnsi" w:cs="Times New Roman"/>
            <w:color w:val="FF0000"/>
            <w:sz w:val="24"/>
            <w:szCs w:val="24"/>
          </w:rPr>
          <w:delText xml:space="preserve"> to view or restore previous versions.</w:delText>
        </w:r>
      </w:del>
    </w:p>
    <w:p w14:paraId="41216139" w14:textId="7721E588" w:rsidR="00A034FB" w:rsidRPr="008D49C4" w:rsidDel="00CB6412" w:rsidRDefault="00A034FB" w:rsidP="00A034FB">
      <w:pPr>
        <w:spacing w:before="100" w:beforeAutospacing="1" w:after="100" w:afterAutospacing="1" w:line="240" w:lineRule="auto"/>
        <w:ind w:left="720"/>
        <w:outlineLvl w:val="3"/>
        <w:rPr>
          <w:del w:id="140" w:author="Oscar Esteban Juarez Paz" w:date="2026-10-28T23:47:00Z" w16du:dateUtc="2026-10-28T23:47:00Z"/>
          <w:rFonts w:asciiTheme="minorHAnsi" w:eastAsia="Times New Roman" w:hAnsiTheme="minorHAnsi" w:cs="Times New Roman"/>
          <w:b/>
          <w:bCs/>
          <w:color w:val="FF0000"/>
          <w:sz w:val="24"/>
          <w:szCs w:val="24"/>
        </w:rPr>
      </w:pPr>
      <w:del w:id="141" w:author="Oscar Esteban Juarez Paz" w:date="2026-10-28T23:47:00Z" w16du:dateUtc="2026-10-28T23:47:00Z">
        <w:r w:rsidRPr="008D49C4" w:rsidDel="00CB6412">
          <w:rPr>
            <w:rFonts w:asciiTheme="minorHAnsi" w:eastAsia="Times New Roman" w:hAnsiTheme="minorHAnsi" w:cs="Times New Roman"/>
            <w:b/>
            <w:bCs/>
            <w:color w:val="FF0000"/>
            <w:sz w:val="24"/>
            <w:szCs w:val="24"/>
          </w:rPr>
          <w:delText xml:space="preserve">3. </w:delText>
        </w:r>
        <w:r w:rsidDel="00CB6412">
          <w:rPr>
            <w:rFonts w:asciiTheme="minorHAnsi" w:eastAsia="Times New Roman" w:hAnsiTheme="minorHAnsi" w:cs="Times New Roman"/>
            <w:b/>
            <w:bCs/>
            <w:color w:val="FF0000"/>
            <w:sz w:val="24"/>
            <w:szCs w:val="24"/>
          </w:rPr>
          <w:delText>Saving files manually</w:delText>
        </w:r>
        <w:r w:rsidRPr="008D49C4" w:rsidDel="00CB6412">
          <w:rPr>
            <w:rFonts w:asciiTheme="minorHAnsi" w:eastAsia="Times New Roman" w:hAnsiTheme="minorHAnsi" w:cs="Times New Roman"/>
            <w:b/>
            <w:bCs/>
            <w:color w:val="FF0000"/>
            <w:sz w:val="24"/>
            <w:szCs w:val="24"/>
          </w:rPr>
          <w:delText>:</w:delText>
        </w:r>
      </w:del>
    </w:p>
    <w:p w14:paraId="389BA3A5" w14:textId="4151E4E1" w:rsidR="00A034FB" w:rsidRPr="008D49C4" w:rsidDel="00CB6412" w:rsidRDefault="00A034FB" w:rsidP="00A034FB">
      <w:pPr>
        <w:numPr>
          <w:ilvl w:val="0"/>
          <w:numId w:val="5"/>
        </w:numPr>
        <w:tabs>
          <w:tab w:val="clear" w:pos="720"/>
          <w:tab w:val="num" w:pos="1440"/>
        </w:tabs>
        <w:spacing w:before="100" w:beforeAutospacing="1" w:after="100" w:afterAutospacing="1" w:line="240" w:lineRule="auto"/>
        <w:ind w:left="1440"/>
        <w:rPr>
          <w:del w:id="142" w:author="Oscar Esteban Juarez Paz" w:date="2026-10-28T23:47:00Z" w16du:dateUtc="2026-10-28T23:47:00Z"/>
          <w:rFonts w:asciiTheme="minorHAnsi" w:eastAsia="Times New Roman" w:hAnsiTheme="minorHAnsi" w:cs="Times New Roman"/>
          <w:color w:val="FF0000"/>
          <w:sz w:val="24"/>
          <w:szCs w:val="24"/>
        </w:rPr>
      </w:pPr>
      <w:del w:id="143" w:author="Oscar Esteban Juarez Paz" w:date="2026-10-28T23:47:00Z" w16du:dateUtc="2026-10-28T23:47:00Z">
        <w:r w:rsidRPr="008D49C4" w:rsidDel="00CB6412">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CB6412">
          <w:rPr>
            <w:rFonts w:asciiTheme="minorHAnsi" w:eastAsia="Times New Roman" w:hAnsiTheme="minorHAnsi" w:cs="Courier New"/>
            <w:color w:val="FF0000"/>
            <w:sz w:val="24"/>
            <w:szCs w:val="24"/>
          </w:rPr>
          <w:delText>Document_v1</w:delText>
        </w:r>
        <w:r w:rsidRPr="008D49C4" w:rsidDel="00CB6412">
          <w:rPr>
            <w:rFonts w:asciiTheme="minorHAnsi" w:eastAsia="Times New Roman" w:hAnsiTheme="minorHAnsi" w:cs="Times New Roman"/>
            <w:color w:val="FF0000"/>
            <w:sz w:val="24"/>
            <w:szCs w:val="24"/>
          </w:rPr>
          <w:delText xml:space="preserve">, </w:delText>
        </w:r>
        <w:r w:rsidRPr="008D49C4" w:rsidDel="00CB6412">
          <w:rPr>
            <w:rFonts w:asciiTheme="minorHAnsi" w:eastAsia="Times New Roman" w:hAnsiTheme="minorHAnsi" w:cs="Courier New"/>
            <w:color w:val="FF0000"/>
            <w:sz w:val="24"/>
            <w:szCs w:val="24"/>
          </w:rPr>
          <w:delText>Document_v2</w:delText>
        </w:r>
        <w:r w:rsidRPr="008D49C4" w:rsidDel="00CB6412">
          <w:rPr>
            <w:rFonts w:asciiTheme="minorHAnsi" w:eastAsia="Times New Roman" w:hAnsiTheme="minorHAnsi" w:cs="Times New Roman"/>
            <w:color w:val="FF0000"/>
            <w:sz w:val="24"/>
            <w:szCs w:val="24"/>
          </w:rPr>
          <w:delText>, etc.</w:delText>
        </w:r>
      </w:del>
    </w:p>
    <w:p w14:paraId="45E1C5E9" w14:textId="3D73449D" w:rsidR="00A034FB" w:rsidRPr="008D49C4" w:rsidDel="00CB6412" w:rsidRDefault="00A034FB" w:rsidP="00A034FB">
      <w:pPr>
        <w:numPr>
          <w:ilvl w:val="0"/>
          <w:numId w:val="5"/>
        </w:numPr>
        <w:tabs>
          <w:tab w:val="clear" w:pos="720"/>
          <w:tab w:val="num" w:pos="1440"/>
        </w:tabs>
        <w:spacing w:before="100" w:beforeAutospacing="1" w:after="100" w:afterAutospacing="1" w:line="240" w:lineRule="auto"/>
        <w:ind w:left="1440"/>
        <w:rPr>
          <w:del w:id="144" w:author="Oscar Esteban Juarez Paz" w:date="2026-10-28T23:47:00Z" w16du:dateUtc="2026-10-28T23:47:00Z"/>
          <w:rFonts w:asciiTheme="minorHAnsi" w:eastAsia="Times New Roman" w:hAnsiTheme="minorHAnsi" w:cs="Times New Roman"/>
          <w:color w:val="FF0000"/>
          <w:sz w:val="24"/>
          <w:szCs w:val="24"/>
        </w:rPr>
      </w:pPr>
      <w:del w:id="145" w:author="Oscar Esteban Juarez Paz" w:date="2026-10-28T23:47:00Z" w16du:dateUtc="2026-10-28T23:47:00Z">
        <w:r w:rsidRPr="008D49C4" w:rsidDel="00CB6412">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70E9B799" w:rsidR="00A034FB" w:rsidRPr="008D49C4" w:rsidDel="00CB6412" w:rsidRDefault="00A034FB" w:rsidP="00A034FB">
      <w:pPr>
        <w:spacing w:before="100" w:beforeAutospacing="1" w:after="100" w:afterAutospacing="1" w:line="240" w:lineRule="auto"/>
        <w:ind w:left="1080"/>
        <w:rPr>
          <w:del w:id="146" w:author="Oscar Esteban Juarez Paz" w:date="2026-10-28T23:47:00Z" w16du:dateUtc="2026-10-28T23:47:00Z"/>
          <w:rFonts w:asciiTheme="minorHAnsi" w:eastAsia="Times New Roman" w:hAnsiTheme="minorHAnsi" w:cs="Times New Roman"/>
          <w:color w:val="FF0000"/>
          <w:sz w:val="24"/>
          <w:szCs w:val="24"/>
        </w:rPr>
      </w:pPr>
      <w:del w:id="147" w:author="Oscar Esteban Juarez Paz" w:date="2026-10-28T23:47:00Z" w16du:dateUtc="2026-10-28T23:47:00Z">
        <w:r w:rsidRPr="008D49C4" w:rsidDel="00CB6412">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07808A1A" w:rsidR="00A034FB" w:rsidRPr="008D49C4" w:rsidDel="00CB6412" w:rsidRDefault="00A034FB" w:rsidP="00A034FB">
      <w:pPr>
        <w:numPr>
          <w:ilvl w:val="0"/>
          <w:numId w:val="6"/>
        </w:numPr>
        <w:tabs>
          <w:tab w:val="clear" w:pos="720"/>
          <w:tab w:val="num" w:pos="1800"/>
        </w:tabs>
        <w:spacing w:before="100" w:beforeAutospacing="1" w:after="100" w:afterAutospacing="1" w:line="240" w:lineRule="auto"/>
        <w:ind w:left="1800"/>
        <w:rPr>
          <w:del w:id="148" w:author="Oscar Esteban Juarez Paz" w:date="2026-10-28T23:47:00Z" w16du:dateUtc="2026-10-28T23:47:00Z"/>
          <w:rFonts w:asciiTheme="minorHAnsi" w:eastAsia="Times New Roman" w:hAnsiTheme="minorHAnsi" w:cs="Times New Roman"/>
          <w:color w:val="FF0000"/>
          <w:sz w:val="24"/>
          <w:szCs w:val="24"/>
        </w:rPr>
      </w:pPr>
      <w:del w:id="149" w:author="Oscar Esteban Juarez Paz" w:date="2026-10-28T23:47:00Z" w16du:dateUtc="2026-10-28T23:47:00Z">
        <w:r w:rsidDel="00CB6412">
          <w:rPr>
            <w:rFonts w:asciiTheme="minorHAnsi" w:eastAsia="Times New Roman" w:hAnsiTheme="minorHAnsi" w:cs="Times New Roman"/>
            <w:b/>
            <w:bCs/>
            <w:color w:val="FF0000"/>
            <w:sz w:val="24"/>
            <w:szCs w:val="24"/>
          </w:rPr>
          <w:delText>Student number</w:delText>
        </w:r>
      </w:del>
    </w:p>
    <w:p w14:paraId="467A1454" w14:textId="2414BE3F" w:rsidR="00A034FB" w:rsidRPr="007F019D" w:rsidDel="00CB6412" w:rsidRDefault="00A034FB" w:rsidP="00A034FB">
      <w:pPr>
        <w:numPr>
          <w:ilvl w:val="0"/>
          <w:numId w:val="6"/>
        </w:numPr>
        <w:tabs>
          <w:tab w:val="clear" w:pos="720"/>
          <w:tab w:val="num" w:pos="1800"/>
        </w:tabs>
        <w:spacing w:before="100" w:beforeAutospacing="1" w:after="100" w:afterAutospacing="1" w:line="240" w:lineRule="auto"/>
        <w:ind w:left="1800"/>
        <w:rPr>
          <w:del w:id="150" w:author="Oscar Esteban Juarez Paz" w:date="2026-10-28T23:47:00Z" w16du:dateUtc="2026-10-28T23:47:00Z"/>
          <w:rFonts w:asciiTheme="minorHAnsi" w:eastAsia="Times New Roman" w:hAnsiTheme="minorHAnsi" w:cs="Times New Roman"/>
          <w:color w:val="FF0000"/>
          <w:sz w:val="24"/>
          <w:szCs w:val="24"/>
        </w:rPr>
      </w:pPr>
      <w:del w:id="151" w:author="Oscar Esteban Juarez Paz" w:date="2026-10-28T23:47:00Z" w16du:dateUtc="2026-10-28T23:47:00Z">
        <w:r w:rsidDel="00CB6412">
          <w:rPr>
            <w:rFonts w:asciiTheme="minorHAnsi" w:eastAsia="Times New Roman" w:hAnsiTheme="minorHAnsi" w:cs="Times New Roman"/>
            <w:b/>
            <w:bCs/>
            <w:color w:val="FF0000"/>
            <w:sz w:val="24"/>
            <w:szCs w:val="24"/>
          </w:rPr>
          <w:delText xml:space="preserve">Assignment </w:delText>
        </w:r>
      </w:del>
    </w:p>
    <w:p w14:paraId="546AB07F" w14:textId="277964FF" w:rsidR="00A034FB" w:rsidRPr="008D49C4" w:rsidDel="00CB6412" w:rsidRDefault="00A034FB" w:rsidP="00A034FB">
      <w:pPr>
        <w:numPr>
          <w:ilvl w:val="0"/>
          <w:numId w:val="6"/>
        </w:numPr>
        <w:tabs>
          <w:tab w:val="clear" w:pos="720"/>
          <w:tab w:val="num" w:pos="1800"/>
        </w:tabs>
        <w:spacing w:before="100" w:beforeAutospacing="1" w:after="100" w:afterAutospacing="1" w:line="240" w:lineRule="auto"/>
        <w:ind w:left="1800"/>
        <w:rPr>
          <w:del w:id="152" w:author="Oscar Esteban Juarez Paz" w:date="2026-10-28T23:47:00Z" w16du:dateUtc="2026-10-28T23:47:00Z"/>
          <w:rFonts w:asciiTheme="minorHAnsi" w:eastAsia="Times New Roman" w:hAnsiTheme="minorHAnsi" w:cs="Times New Roman"/>
          <w:color w:val="FF0000"/>
          <w:sz w:val="24"/>
          <w:szCs w:val="24"/>
        </w:rPr>
      </w:pPr>
      <w:del w:id="153" w:author="Oscar Esteban Juarez Paz" w:date="2026-10-28T23:47:00Z" w16du:dateUtc="2026-10-28T23:47:00Z">
        <w:r w:rsidDel="00CB6412">
          <w:rPr>
            <w:rFonts w:asciiTheme="minorHAnsi" w:eastAsia="Times New Roman" w:hAnsiTheme="minorHAnsi" w:cs="Times New Roman"/>
            <w:b/>
            <w:bCs/>
            <w:color w:val="FF0000"/>
            <w:sz w:val="24"/>
            <w:szCs w:val="24"/>
          </w:rPr>
          <w:delText>Module title</w:delText>
        </w:r>
      </w:del>
    </w:p>
    <w:p w14:paraId="1C01CF5B" w14:textId="4508095A" w:rsidR="00A034FB" w:rsidRPr="001A33B7" w:rsidDel="00CB6412" w:rsidRDefault="00A034FB" w:rsidP="00A034FB">
      <w:pPr>
        <w:numPr>
          <w:ilvl w:val="0"/>
          <w:numId w:val="6"/>
        </w:numPr>
        <w:tabs>
          <w:tab w:val="clear" w:pos="720"/>
          <w:tab w:val="num" w:pos="1800"/>
        </w:tabs>
        <w:spacing w:before="100" w:beforeAutospacing="1" w:after="100" w:afterAutospacing="1" w:line="240" w:lineRule="auto"/>
        <w:ind w:left="1800"/>
        <w:rPr>
          <w:del w:id="154" w:author="Oscar Esteban Juarez Paz" w:date="2026-10-28T23:47:00Z" w16du:dateUtc="2026-10-28T23:47:00Z"/>
          <w:rFonts w:asciiTheme="minorHAnsi" w:eastAsia="Times New Roman" w:hAnsiTheme="minorHAnsi" w:cs="Times New Roman"/>
          <w:color w:val="FF0000"/>
          <w:sz w:val="24"/>
          <w:szCs w:val="24"/>
        </w:rPr>
      </w:pPr>
      <w:del w:id="155" w:author="Oscar Esteban Juarez Paz" w:date="2026-10-28T23:47:00Z" w16du:dateUtc="2026-10-28T23:47:00Z">
        <w:r w:rsidDel="00CB6412">
          <w:rPr>
            <w:rFonts w:asciiTheme="minorHAnsi" w:eastAsia="Times New Roman" w:hAnsiTheme="minorHAnsi" w:cs="Times New Roman"/>
            <w:b/>
            <w:bCs/>
            <w:color w:val="FF0000"/>
            <w:sz w:val="24"/>
            <w:szCs w:val="24"/>
          </w:rPr>
          <w:delText>Version Number</w:delText>
        </w:r>
      </w:del>
    </w:p>
    <w:p w14:paraId="0C7C9A06" w14:textId="23D248A3" w:rsidR="00A034FB" w:rsidRPr="008D49C4" w:rsidDel="00CB6412" w:rsidRDefault="00A034FB" w:rsidP="00A034FB">
      <w:pPr>
        <w:spacing w:before="100" w:beforeAutospacing="1" w:after="100" w:afterAutospacing="1" w:line="240" w:lineRule="auto"/>
        <w:ind w:left="1440"/>
        <w:rPr>
          <w:del w:id="156" w:author="Oscar Esteban Juarez Paz" w:date="2026-10-28T23:47:00Z" w16du:dateUtc="2026-10-28T23:47:00Z"/>
          <w:rFonts w:asciiTheme="minorHAnsi" w:eastAsia="Times New Roman" w:hAnsiTheme="minorHAnsi" w:cs="Times New Roman"/>
          <w:color w:val="FF0000"/>
          <w:sz w:val="24"/>
          <w:szCs w:val="24"/>
        </w:rPr>
      </w:pPr>
      <w:del w:id="157" w:author="Oscar Esteban Juarez Paz" w:date="2026-10-28T23:47:00Z" w16du:dateUtc="2026-10-28T23:47:00Z">
        <w:r w:rsidDel="00CB6412">
          <w:rPr>
            <w:rFonts w:asciiTheme="minorHAnsi" w:eastAsia="Times New Roman" w:hAnsiTheme="minorHAnsi" w:cs="Times New Roman"/>
            <w:b/>
            <w:bCs/>
            <w:color w:val="FF0000"/>
            <w:sz w:val="24"/>
            <w:szCs w:val="24"/>
          </w:rPr>
          <w:delText>For example: 2024998_CA1_</w:delText>
        </w:r>
        <w:r w:rsidRPr="007F019D" w:rsidDel="00CB6412">
          <w:delText xml:space="preserve"> </w:delText>
        </w:r>
        <w:r w:rsidRPr="007F019D" w:rsidDel="00CB6412">
          <w:rPr>
            <w:rFonts w:asciiTheme="minorHAnsi" w:eastAsia="Times New Roman" w:hAnsiTheme="minorHAnsi" w:cs="Times New Roman"/>
            <w:b/>
            <w:bCs/>
            <w:color w:val="FF0000"/>
            <w:sz w:val="24"/>
            <w:szCs w:val="24"/>
          </w:rPr>
          <w:delText>Data Visualisation &amp; Communication</w:delText>
        </w:r>
        <w:r w:rsidDel="00CB6412">
          <w:rPr>
            <w:rFonts w:asciiTheme="minorHAnsi" w:eastAsia="Times New Roman" w:hAnsiTheme="minorHAnsi" w:cs="Times New Roman"/>
            <w:b/>
            <w:bCs/>
            <w:color w:val="FF0000"/>
            <w:sz w:val="24"/>
            <w:szCs w:val="24"/>
          </w:rPr>
          <w:delText>_v1</w:delText>
        </w:r>
      </w:del>
    </w:p>
    <w:p w14:paraId="232D81FE" w14:textId="4D41E2F5" w:rsidR="00A034FB" w:rsidRPr="008D49C4" w:rsidDel="00CB6412" w:rsidRDefault="00A034FB" w:rsidP="00A034FB">
      <w:pPr>
        <w:spacing w:before="100" w:beforeAutospacing="1" w:after="100" w:afterAutospacing="1" w:line="240" w:lineRule="auto"/>
        <w:ind w:left="1080"/>
        <w:rPr>
          <w:del w:id="158" w:author="Oscar Esteban Juarez Paz" w:date="2026-10-28T23:47:00Z" w16du:dateUtc="2026-10-28T23:47:00Z"/>
          <w:rFonts w:asciiTheme="minorHAnsi" w:eastAsia="Times New Roman" w:hAnsiTheme="minorHAnsi" w:cs="Times New Roman"/>
          <w:color w:val="FF0000"/>
          <w:sz w:val="24"/>
          <w:szCs w:val="24"/>
        </w:rPr>
      </w:pPr>
      <w:del w:id="159" w:author="Oscar Esteban Juarez Paz" w:date="2026-10-28T23:47:00Z" w16du:dateUtc="2026-10-28T23:47:00Z">
        <w:r w:rsidRPr="008D49C4" w:rsidDel="00CB6412">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CB6412">
          <w:rPr>
            <w:rFonts w:asciiTheme="minorHAnsi" w:eastAsia="Times New Roman" w:hAnsiTheme="minorHAnsi" w:cs="Times New Roman"/>
            <w:color w:val="FF0000"/>
            <w:sz w:val="24"/>
            <w:szCs w:val="24"/>
          </w:rPr>
          <w:delText>s.</w:delText>
        </w:r>
      </w:del>
    </w:p>
    <w:p w14:paraId="23E0AE63" w14:textId="73AC9EDA" w:rsidR="00A034FB" w:rsidRPr="008D49C4" w:rsidDel="00CB6412" w:rsidRDefault="00A034FB" w:rsidP="00A034FB">
      <w:pPr>
        <w:spacing w:after="0" w:line="240" w:lineRule="auto"/>
        <w:rPr>
          <w:del w:id="160" w:author="Oscar Esteban Juarez Paz" w:date="2026-10-28T23:47:00Z" w16du:dateUtc="2026-10-28T23:47:00Z"/>
          <w:rFonts w:ascii="Times New Roman" w:eastAsia="Times New Roman" w:hAnsi="Times New Roman" w:cs="Times New Roman"/>
          <w:sz w:val="24"/>
          <w:szCs w:val="24"/>
        </w:rPr>
      </w:pPr>
    </w:p>
    <w:p w14:paraId="7D8EDFE2" w14:textId="65ADFA1C" w:rsidR="00A034FB" w:rsidRPr="008D49C4" w:rsidDel="00CB6412" w:rsidRDefault="00A034FB" w:rsidP="00A034FB">
      <w:pPr>
        <w:spacing w:line="240" w:lineRule="auto"/>
        <w:rPr>
          <w:del w:id="161" w:author="Oscar Esteban Juarez Paz" w:date="2026-10-28T23:47:00Z" w16du:dateUtc="2026-10-28T23:47:00Z"/>
          <w:rFonts w:ascii="Times New Roman" w:eastAsia="Times New Roman" w:hAnsi="Times New Roman" w:cs="Times New Roman"/>
          <w:sz w:val="24"/>
          <w:szCs w:val="24"/>
        </w:rPr>
      </w:pPr>
      <w:del w:id="162" w:author="Oscar Esteban Juarez Paz" w:date="2026-10-28T23:47:00Z" w16du:dateUtc="2026-10-28T23:47:00Z">
        <w:r w:rsidRPr="008D49C4" w:rsidDel="00CB6412">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1D430CD9" w:rsidR="00A034FB" w:rsidDel="00CB6412" w:rsidRDefault="00A034FB" w:rsidP="00A034FB">
      <w:pPr>
        <w:rPr>
          <w:del w:id="163" w:author="Oscar Esteban Juarez Paz" w:date="2026-10-28T23:47:00Z" w16du:dateUtc="2026-10-28T23:47:00Z"/>
          <w:color w:val="FF0000"/>
          <w:sz w:val="32"/>
          <w:szCs w:val="32"/>
        </w:rPr>
      </w:pPr>
    </w:p>
    <w:p w14:paraId="5DA76454" w14:textId="2A1898D1" w:rsidR="00A034FB" w:rsidDel="00CB6412" w:rsidRDefault="00A034FB" w:rsidP="00A034FB">
      <w:pPr>
        <w:rPr>
          <w:del w:id="164" w:author="Oscar Esteban Juarez Paz" w:date="2026-10-28T23:47:00Z" w16du:dateUtc="2026-10-28T23:47:00Z"/>
          <w:color w:val="FF0000"/>
          <w:sz w:val="32"/>
          <w:szCs w:val="32"/>
        </w:rPr>
      </w:pPr>
    </w:p>
    <w:p w14:paraId="79C0C88C" w14:textId="472D2C6B" w:rsidR="00A034FB" w:rsidDel="00CB6412" w:rsidRDefault="00A034FB" w:rsidP="00A034FB">
      <w:pPr>
        <w:rPr>
          <w:del w:id="165" w:author="Oscar Esteban Juarez Paz" w:date="2026-10-28T23:47:00Z" w16du:dateUtc="2026-10-28T23:47:00Z"/>
          <w:color w:val="FF0000"/>
          <w:sz w:val="32"/>
          <w:szCs w:val="32"/>
        </w:rPr>
      </w:pPr>
    </w:p>
    <w:p w14:paraId="7B721A3A" w14:textId="3E89A7CC" w:rsidR="0051184F" w:rsidDel="00CB6412" w:rsidRDefault="0051184F">
      <w:pPr>
        <w:rPr>
          <w:del w:id="166" w:author="Oscar Esteban Juarez Paz" w:date="2026-10-28T23:47:00Z" w16du:dateUtc="2026-10-28T23:47:00Z"/>
          <w:rFonts w:ascii="Aptos" w:eastAsia="Aptos" w:hAnsi="Aptos" w:cs="Aptos"/>
          <w:b/>
          <w:color w:val="FF0000"/>
          <w:sz w:val="24"/>
          <w:szCs w:val="24"/>
          <w:u w:val="single"/>
        </w:rPr>
      </w:pPr>
    </w:p>
    <w:p w14:paraId="0E6EDC38" w14:textId="41F725E6" w:rsidR="00A034FB" w:rsidDel="00CB6412" w:rsidRDefault="00A034FB">
      <w:pPr>
        <w:rPr>
          <w:del w:id="167" w:author="Oscar Esteban Juarez Paz" w:date="2026-10-28T23:47:00Z" w16du:dateUtc="2026-10-28T23:47:00Z"/>
          <w:rFonts w:ascii="Aptos" w:eastAsia="Aptos" w:hAnsi="Aptos" w:cs="Aptos"/>
          <w:b/>
          <w:color w:val="FF0000"/>
          <w:sz w:val="24"/>
          <w:szCs w:val="24"/>
          <w:u w:val="single"/>
        </w:rPr>
      </w:pPr>
    </w:p>
    <w:p w14:paraId="667403EB" w14:textId="4175B030" w:rsidR="00A034FB" w:rsidDel="00CB6412" w:rsidRDefault="00A034FB">
      <w:pPr>
        <w:rPr>
          <w:del w:id="168" w:author="Oscar Esteban Juarez Paz" w:date="2026-10-28T23:47:00Z" w16du:dateUtc="2026-10-28T23:47:00Z"/>
          <w:rFonts w:ascii="Aptos" w:eastAsia="Aptos" w:hAnsi="Aptos" w:cs="Aptos"/>
          <w:b/>
          <w:color w:val="FF0000"/>
          <w:sz w:val="24"/>
          <w:szCs w:val="24"/>
          <w:u w:val="single"/>
        </w:rPr>
      </w:pPr>
    </w:p>
    <w:p w14:paraId="72F3EA90" w14:textId="3D10FE7B" w:rsidR="00A034FB" w:rsidDel="00CB6412" w:rsidRDefault="00A034FB">
      <w:pPr>
        <w:rPr>
          <w:del w:id="169" w:author="Oscar Esteban Juarez Paz" w:date="2026-10-28T23:47:00Z" w16du:dateUtc="2026-10-28T23:47:00Z"/>
          <w:rFonts w:ascii="Aptos" w:eastAsia="Aptos" w:hAnsi="Aptos" w:cs="Aptos"/>
          <w:b/>
          <w:color w:val="FF0000"/>
          <w:sz w:val="24"/>
          <w:szCs w:val="24"/>
          <w:u w:val="single"/>
        </w:rPr>
      </w:pPr>
    </w:p>
    <w:p w14:paraId="007D7F47" w14:textId="12D86B06" w:rsidR="00A034FB" w:rsidDel="00CB6412" w:rsidRDefault="00A034FB">
      <w:pPr>
        <w:rPr>
          <w:del w:id="170" w:author="Oscar Esteban Juarez Paz" w:date="2026-10-28T23:47:00Z" w16du:dateUtc="2026-10-28T23:47:00Z"/>
          <w:color w:val="FF0000"/>
          <w:sz w:val="32"/>
          <w:szCs w:val="32"/>
        </w:rPr>
      </w:pPr>
    </w:p>
    <w:p w14:paraId="63652D50" w14:textId="41CC2CF0" w:rsidR="0051184F" w:rsidDel="00CB6412" w:rsidRDefault="0051184F">
      <w:pPr>
        <w:rPr>
          <w:del w:id="171" w:author="Oscar Esteban Juarez Paz" w:date="2026-10-28T23:47:00Z" w16du:dateUtc="2026-10-28T23:47:00Z"/>
          <w:color w:val="FF0000"/>
          <w:sz w:val="32"/>
          <w:szCs w:val="32"/>
        </w:rPr>
      </w:pPr>
    </w:p>
    <w:p w14:paraId="3B8834D9" w14:textId="7AC12473" w:rsidR="0051184F" w:rsidDel="00CB6412" w:rsidRDefault="0051184F">
      <w:pPr>
        <w:rPr>
          <w:del w:id="172" w:author="Oscar Esteban Juarez Paz" w:date="2026-10-28T23:47:00Z" w16du:dateUtc="2026-10-28T23:47:00Z"/>
          <w:color w:val="FF0000"/>
          <w:sz w:val="32"/>
          <w:szCs w:val="32"/>
        </w:rPr>
      </w:pPr>
    </w:p>
    <w:p w14:paraId="73603A0D" w14:textId="48AC7459" w:rsidR="0051184F" w:rsidDel="00CB6412" w:rsidRDefault="0051184F">
      <w:pPr>
        <w:rPr>
          <w:del w:id="173" w:author="Oscar Esteban Juarez Paz" w:date="2026-10-28T23:47:00Z" w16du:dateUtc="2026-10-28T23:47:00Z"/>
          <w:color w:val="FF0000"/>
          <w:sz w:val="32"/>
          <w:szCs w:val="32"/>
        </w:rPr>
      </w:pPr>
    </w:p>
    <w:p w14:paraId="4DA00107" w14:textId="71A3B532" w:rsidR="0051184F" w:rsidDel="00CB6412" w:rsidRDefault="0051184F">
      <w:pPr>
        <w:rPr>
          <w:del w:id="174" w:author="Oscar Esteban Juarez Paz" w:date="2026-10-28T23:47:00Z" w16du:dateUtc="2026-10-28T23:47:00Z"/>
          <w:color w:val="FF0000"/>
          <w:sz w:val="32"/>
          <w:szCs w:val="32"/>
        </w:rPr>
      </w:pPr>
    </w:p>
    <w:p w14:paraId="4C439B93" w14:textId="761DC33E" w:rsidR="0051184F" w:rsidDel="00CB6412" w:rsidRDefault="00E73B14">
      <w:pPr>
        <w:rPr>
          <w:del w:id="175" w:author="Oscar Esteban Juarez Paz" w:date="2026-10-28T23:48:00Z" w16du:dateUtc="2026-10-28T23:48:00Z"/>
          <w:color w:val="3A3A3A"/>
          <w:sz w:val="40"/>
          <w:szCs w:val="40"/>
        </w:rPr>
      </w:pPr>
      <w:del w:id="176" w:author="Oscar Esteban Juarez Paz" w:date="2026-10-28T23:48:00Z" w16du:dateUtc="2026-10-28T23:48:00Z">
        <w:r w:rsidDel="00CB6412">
          <w:rPr>
            <w:color w:val="3A3A3A"/>
            <w:sz w:val="40"/>
            <w:szCs w:val="40"/>
          </w:rPr>
          <w:delText>Abstract</w:delText>
        </w:r>
      </w:del>
    </w:p>
    <w:p w14:paraId="58B44033" w14:textId="6ED8277E" w:rsidR="0051184F" w:rsidDel="00CB6412" w:rsidRDefault="0051184F">
      <w:pPr>
        <w:rPr>
          <w:del w:id="177" w:author="Oscar Esteban Juarez Paz" w:date="2026-10-28T23:48:00Z" w16du:dateUtc="2026-10-28T23:48:00Z"/>
        </w:rPr>
      </w:pPr>
    </w:p>
    <w:p w14:paraId="160FD0A7" w14:textId="65613391" w:rsidR="0051184F" w:rsidDel="00CB6412" w:rsidRDefault="00E73B14">
      <w:pPr>
        <w:rPr>
          <w:del w:id="178" w:author="Oscar Esteban Juarez Paz" w:date="2026-10-28T23:48:00Z" w16du:dateUtc="2026-10-28T23:48:00Z"/>
          <w:color w:val="FF0000"/>
        </w:rPr>
      </w:pPr>
      <w:del w:id="179" w:author="Oscar Esteban Juarez Paz" w:date="2026-10-28T23:48:00Z" w16du:dateUtc="2026-10-28T23:48:00Z">
        <w:r w:rsidDel="00CB6412">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5D0433CA" w:rsidR="0051184F" w:rsidDel="00CB6412" w:rsidRDefault="0051184F">
      <w:pPr>
        <w:rPr>
          <w:del w:id="180" w:author="Oscar Esteban Juarez Paz" w:date="2026-10-28T23:48:00Z" w16du:dateUtc="2026-10-28T23:48:00Z"/>
          <w:color w:val="FF0000"/>
        </w:rPr>
      </w:pPr>
    </w:p>
    <w:p w14:paraId="40FB5800" w14:textId="0543BEBA" w:rsidR="0051184F" w:rsidDel="00CB6412" w:rsidRDefault="0051184F">
      <w:pPr>
        <w:rPr>
          <w:del w:id="181" w:author="Oscar Esteban Juarez Paz" w:date="2026-10-28T23:48:00Z" w16du:dateUtc="2026-10-28T23:48:00Z"/>
          <w:color w:val="FF0000"/>
        </w:rPr>
      </w:pPr>
    </w:p>
    <w:p w14:paraId="056BD4FD" w14:textId="35C95E4E" w:rsidR="0051184F" w:rsidDel="00CB6412" w:rsidRDefault="0051184F">
      <w:pPr>
        <w:rPr>
          <w:del w:id="182" w:author="Oscar Esteban Juarez Paz" w:date="2026-10-28T23:48:00Z" w16du:dateUtc="2026-10-28T23:48:00Z"/>
          <w:color w:val="FF0000"/>
        </w:rPr>
      </w:pPr>
    </w:p>
    <w:p w14:paraId="14D6B159" w14:textId="4CC25E40" w:rsidR="0051184F" w:rsidDel="00CB6412" w:rsidRDefault="0051184F">
      <w:pPr>
        <w:rPr>
          <w:del w:id="183" w:author="Oscar Esteban Juarez Paz" w:date="2026-10-28T23:48:00Z" w16du:dateUtc="2026-10-28T23:48:00Z"/>
        </w:rPr>
      </w:pPr>
    </w:p>
    <w:p w14:paraId="0B5E6918" w14:textId="57A691EB" w:rsidR="0051184F" w:rsidDel="00CB6412" w:rsidRDefault="0051184F">
      <w:pPr>
        <w:rPr>
          <w:del w:id="184" w:author="Oscar Esteban Juarez Paz" w:date="2026-10-28T23:48:00Z" w16du:dateUtc="2026-10-28T23:48:00Z"/>
        </w:rPr>
      </w:pPr>
    </w:p>
    <w:p w14:paraId="3FF27551" w14:textId="2C38C7F4" w:rsidR="0051184F" w:rsidDel="00CB6412" w:rsidRDefault="0051184F">
      <w:pPr>
        <w:rPr>
          <w:del w:id="185" w:author="Oscar Esteban Juarez Paz" w:date="2026-10-28T23:48:00Z" w16du:dateUtc="2026-10-28T23:48:00Z"/>
        </w:rPr>
      </w:pPr>
    </w:p>
    <w:p w14:paraId="538B75B9" w14:textId="195B9E7B" w:rsidR="0051184F" w:rsidDel="00CB6412" w:rsidRDefault="0051184F">
      <w:pPr>
        <w:rPr>
          <w:del w:id="186" w:author="Oscar Esteban Juarez Paz" w:date="2026-10-28T23:48:00Z" w16du:dateUtc="2026-10-28T23:48:00Z"/>
        </w:rPr>
      </w:pPr>
    </w:p>
    <w:p w14:paraId="2830171F" w14:textId="5E9CB0E7" w:rsidR="0051184F" w:rsidDel="00CB6412" w:rsidRDefault="0051184F">
      <w:pPr>
        <w:rPr>
          <w:del w:id="187" w:author="Oscar Esteban Juarez Paz" w:date="2026-10-28T23:48:00Z" w16du:dateUtc="2026-10-28T23:48:00Z"/>
        </w:rPr>
      </w:pPr>
    </w:p>
    <w:p w14:paraId="57F3BCBA" w14:textId="3C3B6E94" w:rsidR="0051184F" w:rsidDel="00CB6412" w:rsidRDefault="0051184F">
      <w:pPr>
        <w:rPr>
          <w:del w:id="188" w:author="Oscar Esteban Juarez Paz" w:date="2026-10-28T23:48:00Z" w16du:dateUtc="2026-10-28T23:48:00Z"/>
        </w:rPr>
      </w:pPr>
    </w:p>
    <w:p w14:paraId="3C9C1BD0" w14:textId="4F0DFA62" w:rsidR="0051184F" w:rsidDel="00CB6412" w:rsidRDefault="0051184F">
      <w:pPr>
        <w:rPr>
          <w:del w:id="189" w:author="Oscar Esteban Juarez Paz" w:date="2026-10-28T23:48:00Z" w16du:dateUtc="2026-10-28T23:48:00Z"/>
        </w:rPr>
      </w:pPr>
    </w:p>
    <w:p w14:paraId="4BE3D826" w14:textId="0FC58A10" w:rsidR="0051184F" w:rsidDel="00CB6412" w:rsidRDefault="0051184F">
      <w:pPr>
        <w:rPr>
          <w:del w:id="190" w:author="Oscar Esteban Juarez Paz" w:date="2026-10-28T23:48:00Z" w16du:dateUtc="2026-10-28T23:48:00Z"/>
        </w:rPr>
      </w:pPr>
    </w:p>
    <w:p w14:paraId="7EE7FE9F" w14:textId="3EF0BA04" w:rsidR="0051184F" w:rsidDel="00CB6412" w:rsidRDefault="0051184F">
      <w:pPr>
        <w:rPr>
          <w:del w:id="191" w:author="Oscar Esteban Juarez Paz" w:date="2026-10-28T23:48:00Z" w16du:dateUtc="2026-10-28T23:48:00Z"/>
        </w:rPr>
      </w:pPr>
    </w:p>
    <w:p w14:paraId="25200B48" w14:textId="4AC2966F" w:rsidR="0051184F" w:rsidDel="00CB6412" w:rsidRDefault="0051184F">
      <w:pPr>
        <w:rPr>
          <w:del w:id="192" w:author="Oscar Esteban Juarez Paz" w:date="2026-10-28T23:48:00Z" w16du:dateUtc="2026-10-28T23:48:00Z"/>
        </w:rPr>
      </w:pPr>
    </w:p>
    <w:p w14:paraId="595D83D3" w14:textId="2611EC4E" w:rsidR="0051184F" w:rsidDel="00CB6412" w:rsidRDefault="0051184F">
      <w:pPr>
        <w:rPr>
          <w:del w:id="193" w:author="Oscar Esteban Juarez Paz" w:date="2026-10-28T23:48:00Z" w16du:dateUtc="2026-10-28T23:48:00Z"/>
        </w:rPr>
      </w:pPr>
    </w:p>
    <w:p w14:paraId="7397181B" w14:textId="5EF8C68E" w:rsidR="0051184F" w:rsidDel="00CB6412" w:rsidRDefault="0051184F">
      <w:pPr>
        <w:rPr>
          <w:del w:id="194" w:author="Oscar Esteban Juarez Paz" w:date="2026-10-28T23:48:00Z" w16du:dateUtc="2026-10-28T23:48:00Z"/>
        </w:rPr>
      </w:pPr>
    </w:p>
    <w:p w14:paraId="0684B794" w14:textId="2A6BF6AE" w:rsidR="0051184F" w:rsidDel="00CB6412" w:rsidRDefault="0051184F">
      <w:pPr>
        <w:rPr>
          <w:del w:id="195" w:author="Oscar Esteban Juarez Paz" w:date="2026-10-28T23:48:00Z" w16du:dateUtc="2026-10-28T23:48:00Z"/>
        </w:rPr>
      </w:pPr>
    </w:p>
    <w:p w14:paraId="2C834E4E" w14:textId="045B041F" w:rsidR="0051184F" w:rsidDel="00CB6412" w:rsidRDefault="0051184F">
      <w:pPr>
        <w:rPr>
          <w:del w:id="196" w:author="Oscar Esteban Juarez Paz" w:date="2026-10-28T23:48:00Z" w16du:dateUtc="2026-10-28T23:48:00Z"/>
        </w:rPr>
      </w:pPr>
    </w:p>
    <w:p w14:paraId="445FE040" w14:textId="7D979F04" w:rsidR="0051184F" w:rsidDel="00CB6412" w:rsidRDefault="0051184F">
      <w:pPr>
        <w:rPr>
          <w:del w:id="197" w:author="Oscar Esteban Juarez Paz" w:date="2026-10-28T23:48:00Z" w16du:dateUtc="2026-10-28T23:48:00Z"/>
        </w:rPr>
      </w:pPr>
    </w:p>
    <w:p w14:paraId="2D2ACFE4" w14:textId="658BBA02" w:rsidR="0051184F" w:rsidDel="00CB6412" w:rsidRDefault="0051184F">
      <w:pPr>
        <w:rPr>
          <w:del w:id="198" w:author="Oscar Esteban Juarez Paz" w:date="2026-10-28T23:48:00Z" w16du:dateUtc="2026-10-28T23:48:00Z"/>
        </w:rPr>
      </w:pPr>
    </w:p>
    <w:p w14:paraId="5E763318" w14:textId="11846292" w:rsidR="0051184F" w:rsidDel="00CB6412" w:rsidRDefault="0051184F">
      <w:pPr>
        <w:rPr>
          <w:del w:id="199" w:author="Oscar Esteban Juarez Paz" w:date="2026-10-28T23:48:00Z" w16du:dateUtc="2026-10-28T23:48:00Z"/>
        </w:rPr>
      </w:pPr>
    </w:p>
    <w:p w14:paraId="779314AE" w14:textId="5248FCFF" w:rsidR="0051184F" w:rsidDel="00CB6412" w:rsidRDefault="0051184F">
      <w:pPr>
        <w:rPr>
          <w:del w:id="200" w:author="Oscar Esteban Juarez Paz" w:date="2026-10-28T23:48:00Z" w16du:dateUtc="2026-10-28T23:48:00Z"/>
        </w:rPr>
      </w:pPr>
    </w:p>
    <w:p w14:paraId="608D45CE" w14:textId="64FF79D4" w:rsidR="0051184F" w:rsidDel="00CB6412" w:rsidRDefault="0051184F">
      <w:pPr>
        <w:rPr>
          <w:del w:id="201" w:author="Oscar Esteban Juarez Paz" w:date="2026-10-28T23:48:00Z" w16du:dateUtc="2026-10-28T23:48:00Z"/>
        </w:rPr>
      </w:pPr>
    </w:p>
    <w:p w14:paraId="26BBCD93" w14:textId="213F1B48" w:rsidR="0051184F" w:rsidDel="00CB6412" w:rsidRDefault="0051184F">
      <w:pPr>
        <w:rPr>
          <w:del w:id="202" w:author="Oscar Esteban Juarez Paz" w:date="2026-10-28T23:48:00Z" w16du:dateUtc="2026-10-28T23:48:00Z"/>
        </w:rPr>
      </w:pPr>
    </w:p>
    <w:p w14:paraId="0DCA3CCC" w14:textId="451E8D21" w:rsidR="0051184F" w:rsidDel="00CB6412" w:rsidRDefault="0051184F">
      <w:pPr>
        <w:rPr>
          <w:del w:id="203" w:author="Oscar Esteban Juarez Paz" w:date="2026-10-28T23:48:00Z" w16du:dateUtc="2026-10-28T23:48:00Z"/>
        </w:rPr>
      </w:pPr>
    </w:p>
    <w:p w14:paraId="228B2106" w14:textId="4799FF94" w:rsidR="0051184F" w:rsidDel="00CB6412" w:rsidRDefault="0051184F">
      <w:pPr>
        <w:rPr>
          <w:del w:id="204" w:author="Oscar Esteban Juarez Paz" w:date="2026-10-28T23:48:00Z" w16du:dateUtc="2026-10-28T23:48:00Z"/>
        </w:rPr>
      </w:pPr>
    </w:p>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EndPr/>
      <w:sdtContent>
        <w:p w14:paraId="5FD240D9" w14:textId="031453DF" w:rsidR="00DC4455" w:rsidRDefault="00E73B14">
          <w:pPr>
            <w:pStyle w:val="TOC1"/>
            <w:tabs>
              <w:tab w:val="right" w:leader="dot" w:pos="9016"/>
            </w:tabs>
            <w:rPr>
              <w:ins w:id="205" w:author="Oscar Esteban Juarez Paz" w:date="2026-10-31T19:39:00Z" w16du:dateUtc="2026-10-31T19:39:00Z"/>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ins w:id="206" w:author="Oscar Esteban Juarez Paz" w:date="2026-10-31T19:39:00Z" w16du:dateUtc="2026-10-31T19:39:00Z">
            <w:r w:rsidR="00DC4455" w:rsidRPr="00480C27">
              <w:rPr>
                <w:rStyle w:val="Hyperlink"/>
                <w:noProof/>
              </w:rPr>
              <w:fldChar w:fldCharType="begin"/>
            </w:r>
            <w:r w:rsidR="00DC4455" w:rsidRPr="00480C27">
              <w:rPr>
                <w:rStyle w:val="Hyperlink"/>
                <w:noProof/>
              </w:rPr>
              <w:instrText xml:space="preserve"> </w:instrText>
            </w:r>
            <w:r w:rsidR="00DC4455">
              <w:rPr>
                <w:noProof/>
              </w:rPr>
              <w:instrText>HYPERLINK \l "_Toc244367960"</w:instrText>
            </w:r>
            <w:r w:rsidR="00DC4455" w:rsidRPr="00480C27">
              <w:rPr>
                <w:rStyle w:val="Hyperlink"/>
                <w:noProof/>
              </w:rPr>
              <w:instrText xml:space="preserve"> </w:instrText>
            </w:r>
            <w:r w:rsidR="00DC4455" w:rsidRPr="00480C27">
              <w:rPr>
                <w:rStyle w:val="Hyperlink"/>
                <w:noProof/>
              </w:rPr>
            </w:r>
            <w:r w:rsidR="00DC4455" w:rsidRPr="00480C27">
              <w:rPr>
                <w:rStyle w:val="Hyperlink"/>
                <w:noProof/>
              </w:rPr>
              <w:fldChar w:fldCharType="separate"/>
            </w:r>
            <w:r w:rsidR="00DC4455" w:rsidRPr="00480C27">
              <w:rPr>
                <w:rStyle w:val="Hyperlink"/>
                <w:noProof/>
              </w:rPr>
              <w:t>Introduction</w:t>
            </w:r>
            <w:r w:rsidR="00DC4455">
              <w:rPr>
                <w:noProof/>
                <w:webHidden/>
              </w:rPr>
              <w:tab/>
            </w:r>
            <w:r w:rsidR="00DC4455">
              <w:rPr>
                <w:noProof/>
                <w:webHidden/>
              </w:rPr>
              <w:fldChar w:fldCharType="begin"/>
            </w:r>
            <w:r w:rsidR="00DC4455">
              <w:rPr>
                <w:noProof/>
                <w:webHidden/>
              </w:rPr>
              <w:instrText xml:space="preserve"> PAGEREF _Toc244367960 \h </w:instrText>
            </w:r>
            <w:r w:rsidR="00DC4455">
              <w:rPr>
                <w:noProof/>
                <w:webHidden/>
              </w:rPr>
            </w:r>
            <w:r w:rsidR="00DC4455">
              <w:rPr>
                <w:noProof/>
                <w:webHidden/>
              </w:rPr>
              <w:fldChar w:fldCharType="separate"/>
            </w:r>
            <w:r w:rsidR="00DC4455">
              <w:rPr>
                <w:noProof/>
                <w:webHidden/>
              </w:rPr>
              <w:t>1</w:t>
            </w:r>
            <w:r w:rsidR="00DC4455">
              <w:rPr>
                <w:noProof/>
                <w:webHidden/>
              </w:rPr>
              <w:fldChar w:fldCharType="end"/>
            </w:r>
            <w:r w:rsidR="00DC4455" w:rsidRPr="00480C27">
              <w:rPr>
                <w:rStyle w:val="Hyperlink"/>
                <w:noProof/>
              </w:rPr>
              <w:fldChar w:fldCharType="end"/>
            </w:r>
          </w:ins>
        </w:p>
        <w:p w14:paraId="200EAA5D" w14:textId="2EA74608" w:rsidR="00DC4455" w:rsidRDefault="00DC4455">
          <w:pPr>
            <w:pStyle w:val="TOC1"/>
            <w:tabs>
              <w:tab w:val="right" w:leader="dot" w:pos="9016"/>
            </w:tabs>
            <w:rPr>
              <w:ins w:id="207"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08"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"_Toc244367961"</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Dataset Summary</w:t>
            </w:r>
            <w:r>
              <w:rPr>
                <w:noProof/>
                <w:webHidden/>
              </w:rPr>
              <w:tab/>
            </w:r>
            <w:r>
              <w:rPr>
                <w:noProof/>
                <w:webHidden/>
              </w:rPr>
              <w:fldChar w:fldCharType="begin"/>
            </w:r>
            <w:r>
              <w:rPr>
                <w:noProof/>
                <w:webHidden/>
              </w:rPr>
              <w:instrText xml:space="preserve"> PAGEREF _Toc244367961 \h </w:instrText>
            </w:r>
            <w:r>
              <w:rPr>
                <w:noProof/>
                <w:webHidden/>
              </w:rPr>
            </w:r>
            <w:r>
              <w:rPr>
                <w:noProof/>
                <w:webHidden/>
              </w:rPr>
              <w:fldChar w:fldCharType="separate"/>
            </w:r>
            <w:r>
              <w:rPr>
                <w:noProof/>
                <w:webHidden/>
              </w:rPr>
              <w:t>2</w:t>
            </w:r>
            <w:r>
              <w:rPr>
                <w:noProof/>
                <w:webHidden/>
              </w:rPr>
              <w:fldChar w:fldCharType="end"/>
            </w:r>
            <w:r w:rsidRPr="00480C27">
              <w:rPr>
                <w:rStyle w:val="Hyperlink"/>
                <w:noProof/>
              </w:rPr>
              <w:fldChar w:fldCharType="end"/>
            </w:r>
          </w:ins>
        </w:p>
        <w:p w14:paraId="6DAA69FB" w14:textId="5CCDFD0D" w:rsidR="00DC4455" w:rsidRDefault="00DC4455">
          <w:pPr>
            <w:pStyle w:val="TOC2"/>
            <w:tabs>
              <w:tab w:val="right" w:leader="dot" w:pos="9016"/>
            </w:tabs>
            <w:rPr>
              <w:ins w:id="209"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10"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"_Toc244367962"</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Data Preparation</w:t>
            </w:r>
            <w:r>
              <w:rPr>
                <w:noProof/>
                <w:webHidden/>
              </w:rPr>
              <w:tab/>
            </w:r>
            <w:r>
              <w:rPr>
                <w:noProof/>
                <w:webHidden/>
              </w:rPr>
              <w:fldChar w:fldCharType="begin"/>
            </w:r>
            <w:r>
              <w:rPr>
                <w:noProof/>
                <w:webHidden/>
              </w:rPr>
              <w:instrText xml:space="preserve"> PAGEREF _Toc244367962 \h </w:instrText>
            </w:r>
            <w:r>
              <w:rPr>
                <w:noProof/>
                <w:webHidden/>
              </w:rPr>
            </w:r>
            <w:r>
              <w:rPr>
                <w:noProof/>
                <w:webHidden/>
              </w:rPr>
              <w:fldChar w:fldCharType="separate"/>
            </w:r>
            <w:r>
              <w:rPr>
                <w:noProof/>
                <w:webHidden/>
              </w:rPr>
              <w:t>2</w:t>
            </w:r>
            <w:r>
              <w:rPr>
                <w:noProof/>
                <w:webHidden/>
              </w:rPr>
              <w:fldChar w:fldCharType="end"/>
            </w:r>
            <w:r w:rsidRPr="00480C27">
              <w:rPr>
                <w:rStyle w:val="Hyperlink"/>
                <w:noProof/>
              </w:rPr>
              <w:fldChar w:fldCharType="end"/>
            </w:r>
          </w:ins>
        </w:p>
        <w:p w14:paraId="3DB0A4DD" w14:textId="59A4E093" w:rsidR="00DC4455" w:rsidRDefault="00DC4455">
          <w:pPr>
            <w:pStyle w:val="TOC2"/>
            <w:tabs>
              <w:tab w:val="right" w:leader="dot" w:pos="9016"/>
            </w:tabs>
            <w:rPr>
              <w:ins w:id="211"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12"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"_Toc244367963"</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Categorical Values</w:t>
            </w:r>
            <w:r>
              <w:rPr>
                <w:noProof/>
                <w:webHidden/>
              </w:rPr>
              <w:tab/>
            </w:r>
            <w:r>
              <w:rPr>
                <w:noProof/>
                <w:webHidden/>
              </w:rPr>
              <w:fldChar w:fldCharType="begin"/>
            </w:r>
            <w:r>
              <w:rPr>
                <w:noProof/>
                <w:webHidden/>
              </w:rPr>
              <w:instrText xml:space="preserve"> PAGEREF _Toc244367963 \h </w:instrText>
            </w:r>
            <w:r>
              <w:rPr>
                <w:noProof/>
                <w:webHidden/>
              </w:rPr>
            </w:r>
            <w:r>
              <w:rPr>
                <w:noProof/>
                <w:webHidden/>
              </w:rPr>
              <w:fldChar w:fldCharType="separate"/>
            </w:r>
            <w:r>
              <w:rPr>
                <w:noProof/>
                <w:webHidden/>
              </w:rPr>
              <w:t>2</w:t>
            </w:r>
            <w:r>
              <w:rPr>
                <w:noProof/>
                <w:webHidden/>
              </w:rPr>
              <w:fldChar w:fldCharType="end"/>
            </w:r>
            <w:r w:rsidRPr="00480C27">
              <w:rPr>
                <w:rStyle w:val="Hyperlink"/>
                <w:noProof/>
              </w:rPr>
              <w:fldChar w:fldCharType="end"/>
            </w:r>
          </w:ins>
        </w:p>
        <w:p w14:paraId="3CB194AB" w14:textId="607753A2" w:rsidR="00DC4455" w:rsidRDefault="00DC4455">
          <w:pPr>
            <w:pStyle w:val="TOC2"/>
            <w:tabs>
              <w:tab w:val="right" w:leader="dot" w:pos="9016"/>
            </w:tabs>
            <w:rPr>
              <w:ins w:id="213"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14"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"_Toc244367964"</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Numerical Values</w:t>
            </w:r>
            <w:r>
              <w:rPr>
                <w:noProof/>
                <w:webHidden/>
              </w:rPr>
              <w:tab/>
            </w:r>
            <w:r>
              <w:rPr>
                <w:noProof/>
                <w:webHidden/>
              </w:rPr>
              <w:fldChar w:fldCharType="begin"/>
            </w:r>
            <w:r>
              <w:rPr>
                <w:noProof/>
                <w:webHidden/>
              </w:rPr>
              <w:instrText xml:space="preserve"> PAGEREF _Toc244367964 \h </w:instrText>
            </w:r>
            <w:r>
              <w:rPr>
                <w:noProof/>
                <w:webHidden/>
              </w:rPr>
            </w:r>
            <w:r>
              <w:rPr>
                <w:noProof/>
                <w:webHidden/>
              </w:rPr>
              <w:fldChar w:fldCharType="separate"/>
            </w:r>
            <w:r>
              <w:rPr>
                <w:noProof/>
                <w:webHidden/>
              </w:rPr>
              <w:t>2</w:t>
            </w:r>
            <w:r>
              <w:rPr>
                <w:noProof/>
                <w:webHidden/>
              </w:rPr>
              <w:fldChar w:fldCharType="end"/>
            </w:r>
            <w:r w:rsidRPr="00480C27">
              <w:rPr>
                <w:rStyle w:val="Hyperlink"/>
                <w:noProof/>
              </w:rPr>
              <w:fldChar w:fldCharType="end"/>
            </w:r>
          </w:ins>
        </w:p>
        <w:p w14:paraId="03A12A8F" w14:textId="3F7A6A88" w:rsidR="00DC4455" w:rsidRDefault="00DC4455">
          <w:pPr>
            <w:pStyle w:val="TOC2"/>
            <w:tabs>
              <w:tab w:val="right" w:leader="dot" w:pos="9016"/>
            </w:tabs>
            <w:rPr>
              <w:ins w:id="215"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16"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"_Toc244367965"</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Key Plots</w:t>
            </w:r>
            <w:r>
              <w:rPr>
                <w:noProof/>
                <w:webHidden/>
              </w:rPr>
              <w:tab/>
            </w:r>
            <w:r>
              <w:rPr>
                <w:noProof/>
                <w:webHidden/>
              </w:rPr>
              <w:fldChar w:fldCharType="begin"/>
            </w:r>
            <w:r>
              <w:rPr>
                <w:noProof/>
                <w:webHidden/>
              </w:rPr>
              <w:instrText xml:space="preserve"> PAGEREF _Toc244367965 \h </w:instrText>
            </w:r>
            <w:r>
              <w:rPr>
                <w:noProof/>
                <w:webHidden/>
              </w:rPr>
            </w:r>
            <w:r>
              <w:rPr>
                <w:noProof/>
                <w:webHidden/>
              </w:rPr>
              <w:fldChar w:fldCharType="separate"/>
            </w:r>
            <w:r>
              <w:rPr>
                <w:noProof/>
                <w:webHidden/>
              </w:rPr>
              <w:t>2</w:t>
            </w:r>
            <w:r>
              <w:rPr>
                <w:noProof/>
                <w:webHidden/>
              </w:rPr>
              <w:fldChar w:fldCharType="end"/>
            </w:r>
            <w:r w:rsidRPr="00480C27">
              <w:rPr>
                <w:rStyle w:val="Hyperlink"/>
                <w:noProof/>
              </w:rPr>
              <w:fldChar w:fldCharType="end"/>
            </w:r>
          </w:ins>
        </w:p>
        <w:p w14:paraId="58EA5989" w14:textId="307B2062" w:rsidR="00DC4455" w:rsidRDefault="00DC4455">
          <w:pPr>
            <w:pStyle w:val="TOC1"/>
            <w:tabs>
              <w:tab w:val="right" w:leader="dot" w:pos="9016"/>
            </w:tabs>
            <w:rPr>
              <w:ins w:id="217"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18"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"_Toc244367966"</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Discrete Distributions</w:t>
            </w:r>
            <w:r>
              <w:rPr>
                <w:noProof/>
                <w:webHidden/>
              </w:rPr>
              <w:tab/>
            </w:r>
            <w:r>
              <w:rPr>
                <w:noProof/>
                <w:webHidden/>
              </w:rPr>
              <w:fldChar w:fldCharType="begin"/>
            </w:r>
            <w:r>
              <w:rPr>
                <w:noProof/>
                <w:webHidden/>
              </w:rPr>
              <w:instrText xml:space="preserve"> PAGEREF _Toc244367966 \h </w:instrText>
            </w:r>
            <w:r>
              <w:rPr>
                <w:noProof/>
                <w:webHidden/>
              </w:rPr>
            </w:r>
            <w:r>
              <w:rPr>
                <w:noProof/>
                <w:webHidden/>
              </w:rPr>
              <w:fldChar w:fldCharType="separate"/>
            </w:r>
            <w:r>
              <w:rPr>
                <w:noProof/>
                <w:webHidden/>
              </w:rPr>
              <w:t>5</w:t>
            </w:r>
            <w:r>
              <w:rPr>
                <w:noProof/>
                <w:webHidden/>
              </w:rPr>
              <w:fldChar w:fldCharType="end"/>
            </w:r>
            <w:r w:rsidRPr="00480C27">
              <w:rPr>
                <w:rStyle w:val="Hyperlink"/>
                <w:noProof/>
              </w:rPr>
              <w:fldChar w:fldCharType="end"/>
            </w:r>
          </w:ins>
        </w:p>
        <w:p w14:paraId="3179AF57" w14:textId="5DA1B52F" w:rsidR="00DC4455" w:rsidRDefault="00DC4455">
          <w:pPr>
            <w:pStyle w:val="TOC2"/>
            <w:tabs>
              <w:tab w:val="right" w:leader="dot" w:pos="9016"/>
            </w:tabs>
            <w:rPr>
              <w:ins w:id="219"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20"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"_Toc244367967"</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Binomial: Echo Calls Reached Within 18:59</w:t>
            </w:r>
            <w:r>
              <w:rPr>
                <w:noProof/>
                <w:webHidden/>
              </w:rPr>
              <w:tab/>
            </w:r>
            <w:r>
              <w:rPr>
                <w:noProof/>
                <w:webHidden/>
              </w:rPr>
              <w:fldChar w:fldCharType="begin"/>
            </w:r>
            <w:r>
              <w:rPr>
                <w:noProof/>
                <w:webHidden/>
              </w:rPr>
              <w:instrText xml:space="preserve"> PAGEREF _Toc244367967 \h </w:instrText>
            </w:r>
            <w:r>
              <w:rPr>
                <w:noProof/>
                <w:webHidden/>
              </w:rPr>
            </w:r>
            <w:r>
              <w:rPr>
                <w:noProof/>
                <w:webHidden/>
              </w:rPr>
              <w:fldChar w:fldCharType="separate"/>
            </w:r>
            <w:r>
              <w:rPr>
                <w:noProof/>
                <w:webHidden/>
              </w:rPr>
              <w:t>5</w:t>
            </w:r>
            <w:r>
              <w:rPr>
                <w:noProof/>
                <w:webHidden/>
              </w:rPr>
              <w:fldChar w:fldCharType="end"/>
            </w:r>
            <w:r w:rsidRPr="00480C27">
              <w:rPr>
                <w:rStyle w:val="Hyperlink"/>
                <w:noProof/>
              </w:rPr>
              <w:fldChar w:fldCharType="end"/>
            </w:r>
          </w:ins>
        </w:p>
        <w:p w14:paraId="24487CE4" w14:textId="593B3843" w:rsidR="00DC4455" w:rsidRDefault="00DC4455">
          <w:pPr>
            <w:pStyle w:val="TOC2"/>
            <w:tabs>
              <w:tab w:val="right" w:leader="dot" w:pos="9016"/>
            </w:tabs>
            <w:rPr>
              <w:ins w:id="221"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22"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"_Toc244367968"</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Poisson: Echo Calls per Day</w:t>
            </w:r>
            <w:r>
              <w:rPr>
                <w:noProof/>
                <w:webHidden/>
              </w:rPr>
              <w:tab/>
            </w:r>
            <w:r>
              <w:rPr>
                <w:noProof/>
                <w:webHidden/>
              </w:rPr>
              <w:fldChar w:fldCharType="begin"/>
            </w:r>
            <w:r>
              <w:rPr>
                <w:noProof/>
                <w:webHidden/>
              </w:rPr>
              <w:instrText xml:space="preserve"> PAGEREF _Toc244367968 \h </w:instrText>
            </w:r>
            <w:r>
              <w:rPr>
                <w:noProof/>
                <w:webHidden/>
              </w:rPr>
            </w:r>
            <w:r>
              <w:rPr>
                <w:noProof/>
                <w:webHidden/>
              </w:rPr>
              <w:fldChar w:fldCharType="separate"/>
            </w:r>
            <w:r>
              <w:rPr>
                <w:noProof/>
                <w:webHidden/>
              </w:rPr>
              <w:t>6</w:t>
            </w:r>
            <w:r>
              <w:rPr>
                <w:noProof/>
                <w:webHidden/>
              </w:rPr>
              <w:fldChar w:fldCharType="end"/>
            </w:r>
            <w:r w:rsidRPr="00480C27">
              <w:rPr>
                <w:rStyle w:val="Hyperlink"/>
                <w:noProof/>
              </w:rPr>
              <w:fldChar w:fldCharType="end"/>
            </w:r>
          </w:ins>
        </w:p>
        <w:p w14:paraId="0BEBF9F8" w14:textId="694FB428" w:rsidR="00DC4455" w:rsidRDefault="00DC4455">
          <w:pPr>
            <w:pStyle w:val="TOC1"/>
            <w:tabs>
              <w:tab w:val="right" w:leader="dot" w:pos="9016"/>
            </w:tabs>
            <w:rPr>
              <w:ins w:id="223"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24"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"_Toc244367969"</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Normal Distribution: Calls per Day</w:t>
            </w:r>
            <w:r>
              <w:rPr>
                <w:noProof/>
                <w:webHidden/>
              </w:rPr>
              <w:tab/>
            </w:r>
            <w:r>
              <w:rPr>
                <w:noProof/>
                <w:webHidden/>
              </w:rPr>
              <w:fldChar w:fldCharType="begin"/>
            </w:r>
            <w:r>
              <w:rPr>
                <w:noProof/>
                <w:webHidden/>
              </w:rPr>
              <w:instrText xml:space="preserve"> PAGEREF _Toc244367969 \h </w:instrText>
            </w:r>
            <w:r>
              <w:rPr>
                <w:noProof/>
                <w:webHidden/>
              </w:rPr>
            </w:r>
            <w:r>
              <w:rPr>
                <w:noProof/>
                <w:webHidden/>
              </w:rPr>
              <w:fldChar w:fldCharType="separate"/>
            </w:r>
            <w:r>
              <w:rPr>
                <w:noProof/>
                <w:webHidden/>
              </w:rPr>
              <w:t>8</w:t>
            </w:r>
            <w:r>
              <w:rPr>
                <w:noProof/>
                <w:webHidden/>
              </w:rPr>
              <w:fldChar w:fldCharType="end"/>
            </w:r>
            <w:r w:rsidRPr="00480C27">
              <w:rPr>
                <w:rStyle w:val="Hyperlink"/>
                <w:noProof/>
              </w:rPr>
              <w:fldChar w:fldCharType="end"/>
            </w:r>
          </w:ins>
        </w:p>
        <w:p w14:paraId="76E148FA" w14:textId="1178CECE" w:rsidR="00DC4455" w:rsidRDefault="00DC4455">
          <w:pPr>
            <w:pStyle w:val="TOC1"/>
            <w:tabs>
              <w:tab w:val="right" w:leader="dot" w:pos="9016"/>
            </w:tabs>
            <w:rPr>
              <w:ins w:id="225"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26"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"_Toc244367970"</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Comparing the Distributions</w:t>
            </w:r>
            <w:r>
              <w:rPr>
                <w:noProof/>
                <w:webHidden/>
              </w:rPr>
              <w:tab/>
            </w:r>
            <w:r>
              <w:rPr>
                <w:noProof/>
                <w:webHidden/>
              </w:rPr>
              <w:fldChar w:fldCharType="begin"/>
            </w:r>
            <w:r>
              <w:rPr>
                <w:noProof/>
                <w:webHidden/>
              </w:rPr>
              <w:instrText xml:space="preserve"> PAGEREF _Toc244367970 \h </w:instrText>
            </w:r>
            <w:r>
              <w:rPr>
                <w:noProof/>
                <w:webHidden/>
              </w:rPr>
            </w:r>
            <w:r>
              <w:rPr>
                <w:noProof/>
                <w:webHidden/>
              </w:rPr>
              <w:fldChar w:fldCharType="separate"/>
            </w:r>
            <w:r>
              <w:rPr>
                <w:noProof/>
                <w:webHidden/>
              </w:rPr>
              <w:t>9</w:t>
            </w:r>
            <w:r>
              <w:rPr>
                <w:noProof/>
                <w:webHidden/>
              </w:rPr>
              <w:fldChar w:fldCharType="end"/>
            </w:r>
            <w:r w:rsidRPr="00480C27">
              <w:rPr>
                <w:rStyle w:val="Hyperlink"/>
                <w:noProof/>
              </w:rPr>
              <w:fldChar w:fldCharType="end"/>
            </w:r>
          </w:ins>
        </w:p>
        <w:p w14:paraId="3BB98D44" w14:textId="0E9C334D" w:rsidR="00DC4455" w:rsidRDefault="00DC4455">
          <w:pPr>
            <w:pStyle w:val="TOC1"/>
            <w:tabs>
              <w:tab w:val="right" w:leader="dot" w:pos="9016"/>
            </w:tabs>
            <w:rPr>
              <w:ins w:id="227"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28"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"_Toc244367971"</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Conclusion</w:t>
            </w:r>
            <w:r>
              <w:rPr>
                <w:noProof/>
                <w:webHidden/>
              </w:rPr>
              <w:tab/>
            </w:r>
            <w:r>
              <w:rPr>
                <w:noProof/>
                <w:webHidden/>
              </w:rPr>
              <w:fldChar w:fldCharType="begin"/>
            </w:r>
            <w:r>
              <w:rPr>
                <w:noProof/>
                <w:webHidden/>
              </w:rPr>
              <w:instrText xml:space="preserve"> PAGEREF _Toc244367971 \h </w:instrText>
            </w:r>
            <w:r>
              <w:rPr>
                <w:noProof/>
                <w:webHidden/>
              </w:rPr>
            </w:r>
            <w:r>
              <w:rPr>
                <w:noProof/>
                <w:webHidden/>
              </w:rPr>
              <w:fldChar w:fldCharType="separate"/>
            </w:r>
            <w:r>
              <w:rPr>
                <w:noProof/>
                <w:webHidden/>
              </w:rPr>
              <w:t>10</w:t>
            </w:r>
            <w:r>
              <w:rPr>
                <w:noProof/>
                <w:webHidden/>
              </w:rPr>
              <w:fldChar w:fldCharType="end"/>
            </w:r>
            <w:r w:rsidRPr="00480C27">
              <w:rPr>
                <w:rStyle w:val="Hyperlink"/>
                <w:noProof/>
              </w:rPr>
              <w:fldChar w:fldCharType="end"/>
            </w:r>
          </w:ins>
        </w:p>
        <w:p w14:paraId="586D39A7" w14:textId="66759CB8" w:rsidR="00DC4455" w:rsidRDefault="00DC4455">
          <w:pPr>
            <w:pStyle w:val="TOC1"/>
            <w:tabs>
              <w:tab w:val="right" w:leader="dot" w:pos="9016"/>
            </w:tabs>
            <w:rPr>
              <w:ins w:id="229" w:author="Oscar Esteban Juarez Paz" w:date="2026-10-31T19:39:00Z" w16du:dateUtc="2026-10-31T19:39:00Z"/>
              <w:rFonts w:asciiTheme="minorHAnsi" w:eastAsiaTheme="minorEastAsia" w:hAnsiTheme="minorHAnsi" w:cstheme="minorBidi"/>
              <w:noProof/>
              <w:kern w:val="2"/>
              <w:sz w:val="24"/>
              <w:szCs w:val="24"/>
              <w14:ligatures w14:val="standardContextual"/>
            </w:rPr>
          </w:pPr>
          <w:ins w:id="230" w:author="Oscar Esteban Juarez Paz" w:date="2026-10-31T19:39:00Z" w16du:dateUtc="2026-10-31T19:39:00Z">
            <w:r w:rsidRPr="00480C27">
              <w:rPr>
                <w:rStyle w:val="Hyperlink"/>
                <w:noProof/>
              </w:rPr>
              <w:fldChar w:fldCharType="begin"/>
            </w:r>
            <w:r w:rsidRPr="00480C27">
              <w:rPr>
                <w:rStyle w:val="Hyperlink"/>
                <w:noProof/>
              </w:rPr>
              <w:instrText xml:space="preserve"> </w:instrText>
            </w:r>
            <w:r>
              <w:rPr>
                <w:noProof/>
              </w:rPr>
              <w:instrText>HYPERLINK \l "_Toc244367972"</w:instrText>
            </w:r>
            <w:r w:rsidRPr="00480C27">
              <w:rPr>
                <w:rStyle w:val="Hyperlink"/>
                <w:noProof/>
              </w:rPr>
              <w:instrText xml:space="preserve"> </w:instrText>
            </w:r>
            <w:r w:rsidRPr="00480C27">
              <w:rPr>
                <w:rStyle w:val="Hyperlink"/>
                <w:noProof/>
              </w:rPr>
            </w:r>
            <w:r w:rsidRPr="00480C27">
              <w:rPr>
                <w:rStyle w:val="Hyperlink"/>
                <w:noProof/>
              </w:rPr>
              <w:fldChar w:fldCharType="separate"/>
            </w:r>
            <w:r w:rsidRPr="00480C27">
              <w:rPr>
                <w:rStyle w:val="Hyperlink"/>
                <w:noProof/>
              </w:rPr>
              <w:t>References</w:t>
            </w:r>
            <w:r>
              <w:rPr>
                <w:noProof/>
                <w:webHidden/>
              </w:rPr>
              <w:tab/>
            </w:r>
            <w:r>
              <w:rPr>
                <w:noProof/>
                <w:webHidden/>
              </w:rPr>
              <w:fldChar w:fldCharType="begin"/>
            </w:r>
            <w:r>
              <w:rPr>
                <w:noProof/>
                <w:webHidden/>
              </w:rPr>
              <w:instrText xml:space="preserve"> PAGEREF _Toc244367972 \h </w:instrText>
            </w:r>
            <w:r>
              <w:rPr>
                <w:noProof/>
                <w:webHidden/>
              </w:rPr>
            </w:r>
            <w:r>
              <w:rPr>
                <w:noProof/>
                <w:webHidden/>
              </w:rPr>
              <w:fldChar w:fldCharType="separate"/>
            </w:r>
            <w:r>
              <w:rPr>
                <w:noProof/>
                <w:webHidden/>
              </w:rPr>
              <w:t>11</w:t>
            </w:r>
            <w:r>
              <w:rPr>
                <w:noProof/>
                <w:webHidden/>
              </w:rPr>
              <w:fldChar w:fldCharType="end"/>
            </w:r>
            <w:r w:rsidRPr="00480C27">
              <w:rPr>
                <w:rStyle w:val="Hyperlink"/>
                <w:noProof/>
              </w:rPr>
              <w:fldChar w:fldCharType="end"/>
            </w:r>
          </w:ins>
        </w:p>
        <w:p w14:paraId="6A944F1F" w14:textId="71498E3C" w:rsidR="0051184F" w:rsidDel="00CB6412" w:rsidRDefault="00E73B14">
          <w:pPr>
            <w:pBdr>
              <w:top w:val="nil"/>
              <w:left w:val="nil"/>
              <w:bottom w:val="nil"/>
              <w:right w:val="nil"/>
              <w:between w:val="nil"/>
            </w:pBdr>
            <w:tabs>
              <w:tab w:val="right" w:leader="dot" w:pos="9016"/>
            </w:tabs>
            <w:spacing w:after="100"/>
            <w:rPr>
              <w:del w:id="231" w:author="Oscar Esteban Juarez Paz" w:date="2026-10-28T23:49:00Z" w16du:dateUtc="2026-10-28T23:49:00Z"/>
              <w:rFonts w:ascii="Aptos" w:eastAsia="Aptos" w:hAnsi="Aptos" w:cs="Aptos"/>
              <w:noProof/>
              <w:color w:val="000000"/>
              <w:sz w:val="24"/>
              <w:szCs w:val="24"/>
            </w:rPr>
          </w:pPr>
          <w:del w:id="232" w:author="Oscar Esteban Juarez Paz" w:date="2026-10-28T23:49:00Z" w16du:dateUtc="2026-10-28T23:49:00Z">
            <w:r w:rsidDel="00CB6412">
              <w:rPr>
                <w:noProof/>
                <w:color w:val="000000"/>
              </w:rPr>
              <w:delText>Introduction</w:delText>
            </w:r>
            <w:r w:rsidDel="00CB6412">
              <w:rPr>
                <w:noProof/>
                <w:color w:val="000000"/>
              </w:rPr>
              <w:tab/>
              <w:delText>1</w:delText>
            </w:r>
          </w:del>
        </w:p>
        <w:p w14:paraId="56AC4D4C" w14:textId="694A01E9" w:rsidR="0051184F" w:rsidDel="00CB6412" w:rsidRDefault="00E73B14">
          <w:pPr>
            <w:pBdr>
              <w:top w:val="nil"/>
              <w:left w:val="nil"/>
              <w:bottom w:val="nil"/>
              <w:right w:val="nil"/>
              <w:between w:val="nil"/>
            </w:pBdr>
            <w:tabs>
              <w:tab w:val="right" w:leader="dot" w:pos="9016"/>
            </w:tabs>
            <w:spacing w:after="100"/>
            <w:rPr>
              <w:del w:id="233" w:author="Oscar Esteban Juarez Paz" w:date="2026-10-28T23:49:00Z" w16du:dateUtc="2026-10-28T23:49:00Z"/>
              <w:rFonts w:ascii="Aptos" w:eastAsia="Aptos" w:hAnsi="Aptos" w:cs="Aptos"/>
              <w:noProof/>
              <w:color w:val="000000"/>
              <w:sz w:val="24"/>
              <w:szCs w:val="24"/>
            </w:rPr>
          </w:pPr>
          <w:del w:id="234" w:author="Oscar Esteban Juarez Paz" w:date="2026-10-28T23:49:00Z" w16du:dateUtc="2026-10-28T23:49:00Z">
            <w:r w:rsidDel="00CB6412">
              <w:rPr>
                <w:noProof/>
                <w:color w:val="000000"/>
              </w:rPr>
              <w:delText>Chapter 1</w:delText>
            </w:r>
            <w:r w:rsidDel="00CB6412">
              <w:rPr>
                <w:noProof/>
                <w:color w:val="000000"/>
              </w:rPr>
              <w:tab/>
              <w:delText>1</w:delText>
            </w:r>
          </w:del>
        </w:p>
        <w:p w14:paraId="2B1E522C" w14:textId="1142D3A8" w:rsidR="0051184F" w:rsidDel="00CB6412" w:rsidRDefault="00E73B14">
          <w:pPr>
            <w:pBdr>
              <w:top w:val="nil"/>
              <w:left w:val="nil"/>
              <w:bottom w:val="nil"/>
              <w:right w:val="nil"/>
              <w:between w:val="nil"/>
            </w:pBdr>
            <w:tabs>
              <w:tab w:val="right" w:leader="dot" w:pos="9016"/>
            </w:tabs>
            <w:spacing w:after="100"/>
            <w:ind w:left="220"/>
            <w:rPr>
              <w:del w:id="235" w:author="Oscar Esteban Juarez Paz" w:date="2026-10-28T23:49:00Z" w16du:dateUtc="2026-10-28T23:49:00Z"/>
              <w:rFonts w:ascii="Aptos" w:eastAsia="Aptos" w:hAnsi="Aptos" w:cs="Aptos"/>
              <w:noProof/>
              <w:color w:val="000000"/>
              <w:sz w:val="24"/>
              <w:szCs w:val="24"/>
            </w:rPr>
          </w:pPr>
          <w:del w:id="236" w:author="Oscar Esteban Juarez Paz" w:date="2026-10-28T23:49:00Z" w16du:dateUtc="2026-10-28T23:49:00Z">
            <w:r w:rsidDel="00CB6412">
              <w:rPr>
                <w:noProof/>
                <w:color w:val="000000"/>
              </w:rPr>
              <w:delText>Chapter 1.1</w:delText>
            </w:r>
            <w:r w:rsidDel="00CB6412">
              <w:rPr>
                <w:noProof/>
                <w:color w:val="000000"/>
              </w:rPr>
              <w:tab/>
              <w:delText>1</w:delText>
            </w:r>
          </w:del>
        </w:p>
        <w:p w14:paraId="45433B99" w14:textId="17F77F2A" w:rsidR="0051184F" w:rsidDel="00CB6412" w:rsidRDefault="00E73B14">
          <w:pPr>
            <w:pBdr>
              <w:top w:val="nil"/>
              <w:left w:val="nil"/>
              <w:bottom w:val="nil"/>
              <w:right w:val="nil"/>
              <w:between w:val="nil"/>
            </w:pBdr>
            <w:tabs>
              <w:tab w:val="right" w:leader="dot" w:pos="9016"/>
            </w:tabs>
            <w:spacing w:after="100"/>
            <w:ind w:left="440"/>
            <w:rPr>
              <w:del w:id="237" w:author="Oscar Esteban Juarez Paz" w:date="2026-10-28T23:49:00Z" w16du:dateUtc="2026-10-28T23:49:00Z"/>
              <w:rFonts w:ascii="Aptos" w:eastAsia="Aptos" w:hAnsi="Aptos" w:cs="Aptos"/>
              <w:noProof/>
              <w:color w:val="000000"/>
              <w:sz w:val="24"/>
              <w:szCs w:val="24"/>
            </w:rPr>
          </w:pPr>
          <w:del w:id="238" w:author="Oscar Esteban Juarez Paz" w:date="2026-10-28T23:49:00Z" w16du:dateUtc="2026-10-28T23:49:00Z">
            <w:r w:rsidDel="00CB6412">
              <w:rPr>
                <w:noProof/>
                <w:color w:val="000000"/>
              </w:rPr>
              <w:delText>Chapter 1.1.1.</w:delText>
            </w:r>
            <w:r w:rsidDel="00CB6412">
              <w:rPr>
                <w:noProof/>
                <w:color w:val="000000"/>
              </w:rPr>
              <w:tab/>
              <w:delText>1</w:delText>
            </w:r>
          </w:del>
        </w:p>
        <w:p w14:paraId="3F523FB6" w14:textId="5E015892" w:rsidR="0051184F" w:rsidDel="00CB6412" w:rsidRDefault="00E73B14">
          <w:pPr>
            <w:pBdr>
              <w:top w:val="nil"/>
              <w:left w:val="nil"/>
              <w:bottom w:val="nil"/>
              <w:right w:val="nil"/>
              <w:between w:val="nil"/>
            </w:pBdr>
            <w:tabs>
              <w:tab w:val="right" w:leader="dot" w:pos="9016"/>
            </w:tabs>
            <w:spacing w:after="100"/>
            <w:rPr>
              <w:del w:id="239" w:author="Oscar Esteban Juarez Paz" w:date="2026-10-28T23:49:00Z" w16du:dateUtc="2026-10-28T23:49:00Z"/>
              <w:rFonts w:ascii="Aptos" w:eastAsia="Aptos" w:hAnsi="Aptos" w:cs="Aptos"/>
              <w:noProof/>
              <w:color w:val="000000"/>
              <w:sz w:val="24"/>
              <w:szCs w:val="24"/>
            </w:rPr>
          </w:pPr>
          <w:del w:id="240" w:author="Oscar Esteban Juarez Paz" w:date="2026-10-28T23:49:00Z" w16du:dateUtc="2026-10-28T23:49:00Z">
            <w:r w:rsidDel="00CB6412">
              <w:rPr>
                <w:noProof/>
                <w:color w:val="000000"/>
              </w:rPr>
              <w:delText>References</w:delText>
            </w:r>
            <w:r w:rsidDel="00CB6412">
              <w:rPr>
                <w:noProof/>
                <w:color w:val="000000"/>
              </w:rPr>
              <w:tab/>
              <w:delText>2</w:delText>
            </w:r>
          </w:del>
        </w:p>
        <w:p w14:paraId="51630EDE" w14:textId="77777777" w:rsidR="0051184F" w:rsidRDefault="00E73B14">
          <w:r>
            <w:fldChar w:fldCharType="end"/>
          </w:r>
        </w:p>
      </w:sdtContent>
    </w:sdt>
    <w:p w14:paraId="603E4E1C" w14:textId="77777777" w:rsidR="0051184F" w:rsidDel="00CB6412" w:rsidRDefault="0051184F">
      <w:pPr>
        <w:rPr>
          <w:del w:id="241" w:author="Oscar Esteban Juarez Paz" w:date="2026-10-28T23:48:00Z" w16du:dateUtc="2026-10-28T23:48:00Z"/>
        </w:rPr>
      </w:pPr>
    </w:p>
    <w:p w14:paraId="514784DA" w14:textId="73225EAC" w:rsidR="0051184F" w:rsidDel="00CB6412" w:rsidRDefault="00E73B14">
      <w:pPr>
        <w:rPr>
          <w:del w:id="242" w:author="Oscar Esteban Juarez Paz" w:date="2026-10-28T23:48:00Z" w16du:dateUtc="2026-10-28T23:48:00Z"/>
          <w:color w:val="FF0000"/>
        </w:rPr>
      </w:pPr>
      <w:del w:id="243" w:author="Oscar Esteban Juarez Paz" w:date="2026-10-28T23:48:00Z" w16du:dateUtc="2026-10-28T23:48:00Z">
        <w:r w:rsidDel="00CB6412">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450C7E6B" w:rsidR="0051184F" w:rsidDel="002A2039" w:rsidRDefault="0051184F">
      <w:pPr>
        <w:rPr>
          <w:del w:id="244" w:author="Oscar Esteban Juarez Paz" w:date="2026-10-31T16:16:00Z" w16du:dateUtc="2026-10-31T16:16:00Z"/>
        </w:rPr>
      </w:pPr>
    </w:p>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Heading1"/>
        <w:spacing w:after="0"/>
        <w:rPr>
          <w:ins w:id="245" w:author="Oscar Esteban Juarez Paz" w:date="2026-10-31T16:16:00Z" w16du:dateUtc="2026-10-31T16:16:00Z"/>
        </w:rPr>
      </w:pPr>
      <w:bookmarkStart w:id="246" w:name="_Toc244367960"/>
      <w:r>
        <w:lastRenderedPageBreak/>
        <w:t>Introduction</w:t>
      </w:r>
      <w:bookmarkEnd w:id="246"/>
    </w:p>
    <w:p w14:paraId="310B8A3C" w14:textId="04E19A6A" w:rsidR="002A2039" w:rsidRPr="002A2039" w:rsidRDefault="00F844DA" w:rsidP="00F844DA">
      <w:pPr>
        <w:jc w:val="both"/>
        <w:rPr>
          <w:ins w:id="247" w:author="Oscar Esteban Juarez Paz" w:date="2026-10-28T23:49:00Z" w16du:dateUtc="2026-10-28T23:49:00Z"/>
        </w:rPr>
        <w:pPrChange w:id="248" w:author="Oscar Esteban Juarez Paz" w:date="2026-10-31T16:50:00Z" w16du:dateUtc="2026-10-31T16:50:00Z">
          <w:pPr>
            <w:pStyle w:val="Heading1"/>
            <w:spacing w:after="0"/>
          </w:pPr>
        </w:pPrChange>
      </w:pPr>
      <w:ins w:id="249" w:author="Oscar Esteban Juarez Paz" w:date="2026-10-31T16:49:00Z" w16du:dateUtc="2026-10-31T16:49:00Z">
        <w:r>
          <w:t>This report analyses the Dublin Fire Brigade (DFB) ambulance incident log for 2025, published by Dublin City Council on Ireland’s open data portal</w:t>
        </w:r>
      </w:ins>
      <w:ins w:id="250" w:author="Oscar Esteban Juarez Paz" w:date="2026-10-31T16:54:00Z" w16du:dateUtc="2026-10-31T16:54:00Z">
        <w:r>
          <w:t xml:space="preserve"> </w:t>
        </w:r>
      </w:ins>
      <w:customXmlInsRangeStart w:id="251" w:author="Oscar Esteban Juarez Paz" w:date="2026-10-31T16:57:00Z"/>
      <w:sdt>
        <w:sdtPr>
          <w:id w:val="-1361202946"/>
          <w:citation/>
        </w:sdtPr>
        <w:sdtContent>
          <w:customXmlInsRangeEnd w:id="251"/>
          <w:ins w:id="252" w:author="Oscar Esteban Juarez Paz" w:date="2026-10-31T16:57:00Z" w16du:dateUtc="2026-10-31T16:57:00Z">
            <w:r>
              <w:fldChar w:fldCharType="begin"/>
            </w:r>
            <w:r>
              <w:instrText xml:space="preserve"> CITATION Hea25 \l 6153 </w:instrText>
            </w:r>
          </w:ins>
          <w:r>
            <w:fldChar w:fldCharType="separate"/>
          </w:r>
          <w:r w:rsidR="00071210" w:rsidRPr="00071210">
            <w:rPr>
              <w:noProof/>
            </w:rPr>
            <w:t>(Health Service Executive, 2025)</w:t>
          </w:r>
          <w:ins w:id="253" w:author="Oscar Esteban Juarez Paz" w:date="2026-10-31T16:57:00Z" w16du:dateUtc="2026-10-31T16:57:00Z">
            <w:r>
              <w:fldChar w:fldCharType="end"/>
            </w:r>
          </w:ins>
          <w:customXmlInsRangeStart w:id="254" w:author="Oscar Esteban Juarez Paz" w:date="2026-10-31T16:57:00Z"/>
        </w:sdtContent>
      </w:sdt>
      <w:customXmlInsRangeEnd w:id="254"/>
      <w:ins w:id="255" w:author="Oscar Esteban Juarez Paz" w:date="2026-10-31T16:49:00Z" w16du:dateUtc="2026-10-31T16:49:00Z">
        <w:r>
          <w:t xml:space="preserve">. The dataset records </w:t>
        </w:r>
      </w:ins>
      <w:ins w:id="256" w:author="Oscar Esteban Juarez Paz" w:date="2026-10-31T16:50:00Z" w16du:dateUtc="2026-10-31T16:50:00Z">
        <w:r>
          <w:t xml:space="preserve">more than 80,000 </w:t>
        </w:r>
      </w:ins>
      <w:ins w:id="257" w:author="Oscar Esteban Juarez Paz" w:date="2026-10-31T16:49:00Z" w16du:dateUtc="2026-10-31T16:49:00Z">
        <w:r>
          <w:t>ambulance incide</w:t>
        </w:r>
      </w:ins>
      <w:ins w:id="258" w:author="Oscar Esteban Juarez Paz" w:date="2026-10-31T16:50:00Z" w16du:dateUtc="2026-10-31T16:50:00Z">
        <w:r>
          <w:t>nts in 14 stations across Ireland, with each incident’s priority category, station, and the times at which the call was received. The analysis aims for two objectives</w:t>
        </w:r>
      </w:ins>
      <w:ins w:id="259" w:author="Oscar Esteban Juarez Paz" w:date="2026-10-31T16:51:00Z" w16du:dateUtc="2026-10-31T16:51:00Z">
        <w:r>
          <w:t xml:space="preserve">: performance and demand. Performance in whether the DFB meets the </w:t>
        </w:r>
      </w:ins>
      <w:ins w:id="260" w:author="Oscar Esteban Juarez Paz" w:date="2026-10-31T16:52:00Z" w16du:dateUtc="2026-10-31T16:52:00Z">
        <w:r>
          <w:t>Health Service Executive’s (HSE) National Ambulance Services 2025 target</w:t>
        </w:r>
      </w:ins>
      <w:ins w:id="261" w:author="Oscar Esteban Juarez Paz" w:date="2026-10-31T16:53:00Z" w16du:dateUtc="2026-10-31T16:53:00Z">
        <w:r>
          <w:t>s</w:t>
        </w:r>
      </w:ins>
      <w:ins w:id="262" w:author="Oscar Esteban Juarez Paz" w:date="2026-10-31T16:52:00Z" w16du:dateUtc="2026-10-31T16:52:00Z">
        <w:r>
          <w:t xml:space="preserve"> </w:t>
        </w:r>
      </w:ins>
      <w:ins w:id="263" w:author="Oscar Esteban Juarez Paz" w:date="2026-10-31T16:53:00Z" w16du:dateUtc="2026-10-31T16:53:00Z">
        <w:r>
          <w:t xml:space="preserve">75% of Echo calls within 18 minutes and 59 seconds. </w:t>
        </w:r>
      </w:ins>
    </w:p>
    <w:p w14:paraId="19B751ED" w14:textId="121D0B55" w:rsidR="00CB6412" w:rsidRDefault="00CB6412">
      <w:pPr>
        <w:rPr>
          <w:ins w:id="264" w:author="Oscar Esteban Juarez Paz" w:date="2026-10-28T23:49:00Z" w16du:dateUtc="2026-10-28T23:49:00Z"/>
        </w:rPr>
      </w:pPr>
      <w:ins w:id="265" w:author="Oscar Esteban Juarez Paz" w:date="2026-10-28T23:49:00Z" w16du:dateUtc="2026-10-28T23:49:00Z">
        <w:r>
          <w:br w:type="page"/>
        </w:r>
      </w:ins>
    </w:p>
    <w:p w14:paraId="7F486AA1" w14:textId="4F02E239" w:rsidR="00CB6412" w:rsidRDefault="00CB6412" w:rsidP="00CB6412">
      <w:pPr>
        <w:pStyle w:val="Heading1"/>
        <w:rPr>
          <w:ins w:id="266" w:author="Oscar Esteban Juarez Paz" w:date="2026-10-31T16:26:00Z" w16du:dateUtc="2026-10-31T16:26:00Z"/>
        </w:rPr>
      </w:pPr>
      <w:bookmarkStart w:id="267" w:name="_Toc244367961"/>
      <w:ins w:id="268" w:author="Oscar Esteban Juarez Paz" w:date="2026-10-28T23:49:00Z" w16du:dateUtc="2026-10-28T23:49:00Z">
        <w:r>
          <w:lastRenderedPageBreak/>
          <w:t>Dataset Summary</w:t>
        </w:r>
      </w:ins>
      <w:bookmarkEnd w:id="267"/>
    </w:p>
    <w:p w14:paraId="606BDF07" w14:textId="544D0043" w:rsidR="00E04EDA" w:rsidRDefault="00E04EDA" w:rsidP="00E04EDA">
      <w:pPr>
        <w:pStyle w:val="Heading2"/>
        <w:rPr>
          <w:ins w:id="269" w:author="Oscar Esteban Juarez Paz" w:date="2026-10-31T17:03:00Z" w16du:dateUtc="2026-10-31T17:03:00Z"/>
        </w:rPr>
      </w:pPr>
      <w:bookmarkStart w:id="270" w:name="_Toc244367962"/>
      <w:ins w:id="271" w:author="Oscar Esteban Juarez Paz" w:date="2026-10-31T16:26:00Z" w16du:dateUtc="2026-10-31T16:26:00Z">
        <w:r>
          <w:t>Data Preparation</w:t>
        </w:r>
      </w:ins>
      <w:bookmarkEnd w:id="270"/>
    </w:p>
    <w:p w14:paraId="01933A5F" w14:textId="451F27FC" w:rsidR="00CE497C" w:rsidRPr="00CE497C" w:rsidRDefault="00CE497C" w:rsidP="00CE497C">
      <w:pPr>
        <w:jc w:val="both"/>
        <w:rPr>
          <w:ins w:id="272" w:author="Oscar Esteban Juarez Paz" w:date="2026-10-31T16:26:00Z" w16du:dateUtc="2026-10-31T16:26:00Z"/>
        </w:rPr>
        <w:pPrChange w:id="273" w:author="Oscar Esteban Juarez Paz" w:date="2026-10-31T17:05:00Z" w16du:dateUtc="2026-10-31T17:05:00Z">
          <w:pPr>
            <w:pStyle w:val="Heading2"/>
          </w:pPr>
        </w:pPrChange>
      </w:pPr>
      <w:ins w:id="274" w:author="Oscar Esteban Juarez Paz" w:date="2026-10-31T17:03:00Z" w16du:dateUtc="2026-10-31T17:03:00Z">
        <w:r>
          <w:t xml:space="preserve">The dataset has 12 columns, of which </w:t>
        </w:r>
        <w:r w:rsidRPr="006A567B">
          <w:rPr>
            <w:i/>
            <w:iCs/>
            <w:rPrChange w:id="275" w:author="Oscar Esteban Juarez Paz" w:date="2026-10-31T17:15:00Z" w16du:dateUtc="2026-10-31T17:15:00Z">
              <w:rPr/>
            </w:rPrChange>
          </w:rPr>
          <w:t>station</w:t>
        </w:r>
        <w:r>
          <w:t xml:space="preserve">, </w:t>
        </w:r>
        <w:r w:rsidRPr="006A567B">
          <w:rPr>
            <w:i/>
            <w:iCs/>
            <w:rPrChange w:id="276" w:author="Oscar Esteban Juarez Paz" w:date="2026-10-31T17:15:00Z" w16du:dateUtc="2026-10-31T17:15:00Z">
              <w:rPr/>
            </w:rPrChange>
          </w:rPr>
          <w:t>priority</w:t>
        </w:r>
        <w:r>
          <w:t xml:space="preserve"> and </w:t>
        </w:r>
        <w:r w:rsidRPr="006A567B">
          <w:rPr>
            <w:i/>
            <w:iCs/>
            <w:rPrChange w:id="277" w:author="Oscar Esteban Juarez Paz" w:date="2026-10-31T17:15:00Z" w16du:dateUtc="2026-10-31T17:15:00Z">
              <w:rPr/>
            </w:rPrChange>
          </w:rPr>
          <w:t>call time</w:t>
        </w:r>
        <w:r>
          <w:t xml:space="preserve"> have no missin</w:t>
        </w:r>
      </w:ins>
      <w:ins w:id="278" w:author="Oscar Esteban Juarez Paz" w:date="2026-10-31T17:04:00Z" w16du:dateUtc="2026-10-31T17:04:00Z">
        <w:r>
          <w:t>g values, but the vehicle timestamps do: the arrival time is missing for 12.6% of incidents and the hospital times for about a third. Dropping every incomplete row would bias the results, so all rows were kept and missing values were only ex</w:t>
        </w:r>
      </w:ins>
      <w:ins w:id="279" w:author="Oscar Esteban Juarez Paz" w:date="2026-10-31T17:05:00Z" w16du:dateUtc="2026-10-31T17:05:00Z">
        <w:r>
          <w:t xml:space="preserve">cluded for when a </w:t>
        </w:r>
      </w:ins>
      <w:ins w:id="280" w:author="Oscar Esteban Juarez Paz" w:date="2026-10-31T17:07:00Z" w16du:dateUtc="2026-10-31T17:07:00Z">
        <w:r>
          <w:t>specific variable</w:t>
        </w:r>
      </w:ins>
      <w:ins w:id="281" w:author="Oscar Esteban Juarez Paz" w:date="2026-10-31T17:05:00Z" w16du:dateUtc="2026-10-31T17:05:00Z">
        <w:r>
          <w:t xml:space="preserve"> was analysed. Three variables were created: </w:t>
        </w:r>
        <w:r>
          <w:rPr>
            <w:i/>
            <w:iCs/>
          </w:rPr>
          <w:t xml:space="preserve">dispatch delay, travel time </w:t>
        </w:r>
        <w:r>
          <w:t xml:space="preserve">and </w:t>
        </w:r>
        <w:r>
          <w:rPr>
            <w:i/>
            <w:iCs/>
          </w:rPr>
          <w:t>response time</w:t>
        </w:r>
      </w:ins>
      <w:ins w:id="282" w:author="Oscar Esteban Juarez Paz" w:date="2026-10-31T17:07:00Z" w16du:dateUtc="2026-10-31T17:07:00Z">
        <w:r>
          <w:rPr>
            <w:i/>
            <w:iCs/>
          </w:rPr>
          <w:t xml:space="preserve">; </w:t>
        </w:r>
        <w:r>
          <w:t xml:space="preserve">these </w:t>
        </w:r>
      </w:ins>
      <w:ins w:id="283" w:author="Oscar Esteban Juarez Paz" w:date="2026-10-31T17:08:00Z" w16du:dateUtc="2026-10-31T17:08:00Z">
        <w:r>
          <w:t>are measures used by the HSE targets</w:t>
        </w:r>
      </w:ins>
      <w:ins w:id="284" w:author="Oscar Esteban Juarez Paz" w:date="2026-10-31T17:10:00Z" w16du:dateUtc="2026-10-31T17:10:00Z">
        <w:r w:rsidR="006A567B">
          <w:t xml:space="preserve">. </w:t>
        </w:r>
      </w:ins>
      <w:ins w:id="285" w:author="Oscar Esteban Juarez Paz" w:date="2026-10-31T17:09:00Z" w16du:dateUtc="2026-10-31T17:09:00Z">
        <w:r w:rsidR="006A567B">
          <w:t>Data had to be corrected w</w:t>
        </w:r>
      </w:ins>
      <w:ins w:id="286" w:author="Oscar Esteban Juarez Paz" w:date="2026-10-31T17:08:00Z" w16du:dateUtc="2026-10-31T17:08:00Z">
        <w:r>
          <w:t xml:space="preserve">hen a job </w:t>
        </w:r>
      </w:ins>
      <w:ins w:id="287" w:author="Oscar Esteban Juarez Paz" w:date="2026-10-31T17:09:00Z" w16du:dateUtc="2026-10-31T17:09:00Z">
        <w:r w:rsidR="006A567B">
          <w:t xml:space="preserve">crossed midnight, </w:t>
        </w:r>
      </w:ins>
      <w:ins w:id="288" w:author="Oscar Esteban Juarez Paz" w:date="2026-10-31T17:10:00Z" w16du:dateUtc="2026-10-31T17:10:00Z">
        <w:r w:rsidR="006A567B">
          <w:t>and when arrivals were logged before the call was treated as error.</w:t>
        </w:r>
      </w:ins>
    </w:p>
    <w:p w14:paraId="40C11523" w14:textId="7DE7FEF3" w:rsidR="00E04EDA" w:rsidRDefault="00E04EDA" w:rsidP="00E04EDA">
      <w:pPr>
        <w:pStyle w:val="Heading2"/>
        <w:rPr>
          <w:ins w:id="289" w:author="Oscar Esteban Juarez Paz" w:date="2026-10-31T17:10:00Z" w16du:dateUtc="2026-10-31T17:10:00Z"/>
        </w:rPr>
      </w:pPr>
      <w:bookmarkStart w:id="290" w:name="_Toc244367963"/>
      <w:ins w:id="291" w:author="Oscar Esteban Juarez Paz" w:date="2026-10-31T16:26:00Z" w16du:dateUtc="2026-10-31T16:26:00Z">
        <w:r>
          <w:t>Categorical Values</w:t>
        </w:r>
      </w:ins>
      <w:bookmarkEnd w:id="290"/>
    </w:p>
    <w:p w14:paraId="44F4A6B6" w14:textId="237A4247" w:rsidR="006A567B" w:rsidRPr="006A567B" w:rsidRDefault="006A567B" w:rsidP="006A567B">
      <w:pPr>
        <w:jc w:val="both"/>
        <w:rPr>
          <w:ins w:id="292" w:author="Oscar Esteban Juarez Paz" w:date="2026-10-31T16:26:00Z" w16du:dateUtc="2026-10-31T16:26:00Z"/>
        </w:rPr>
        <w:pPrChange w:id="293" w:author="Oscar Esteban Juarez Paz" w:date="2026-10-31T17:11:00Z" w16du:dateUtc="2026-10-31T17:11:00Z">
          <w:pPr>
            <w:pStyle w:val="Heading2"/>
          </w:pPr>
        </w:pPrChange>
      </w:pPr>
      <w:ins w:id="294" w:author="Oscar Esteban Juarez Paz" w:date="2026-10-31T17:10:00Z" w16du:dateUtc="2026-10-31T17:10:00Z">
        <w:r w:rsidRPr="006A567B">
          <w:rPr>
            <w:i/>
            <w:iCs/>
            <w:rPrChange w:id="295" w:author="Oscar Esteban Juarez Paz" w:date="2026-10-31T17:15:00Z" w16du:dateUtc="2026-10-31T17:15:00Z">
              <w:rPr/>
            </w:rPrChange>
          </w:rPr>
          <w:t>Priority</w:t>
        </w:r>
        <w:r>
          <w:t>, which contains six levels</w:t>
        </w:r>
      </w:ins>
      <w:ins w:id="296" w:author="Oscar Esteban Juarez Paz" w:date="2026-10-31T17:12:00Z" w16du:dateUtc="2026-10-31T17:12:00Z">
        <w:r>
          <w:t>: from Echo, the most critical priority (cardiac or respiratory arrest) to Omega (minor illness),</w:t>
        </w:r>
      </w:ins>
      <w:ins w:id="297" w:author="Oscar Esteban Juarez Paz" w:date="2026-10-31T17:11:00Z" w16du:dateUtc="2026-10-31T17:11:00Z">
        <w:r>
          <w:t xml:space="preserve"> </w:t>
        </w:r>
      </w:ins>
      <w:ins w:id="298" w:author="Oscar Esteban Juarez Paz" w:date="2026-10-31T17:12:00Z" w16du:dateUtc="2026-10-31T17:12:00Z">
        <w:r>
          <w:t xml:space="preserve">therefore it was summarized with counts and percentages. Delta calls </w:t>
        </w:r>
        <w:proofErr w:type="gramStart"/>
        <w:r>
          <w:t>has</w:t>
        </w:r>
        <w:proofErr w:type="gramEnd"/>
        <w:r>
          <w:t xml:space="preserve"> a higher rate than Echo</w:t>
        </w:r>
      </w:ins>
      <w:ins w:id="299" w:author="Oscar Esteban Juarez Paz" w:date="2026-10-31T17:13:00Z" w16du:dateUtc="2026-10-31T17:13:00Z">
        <w:r>
          <w:t xml:space="preserve"> calls, with 48.1%</w:t>
        </w:r>
      </w:ins>
      <w:ins w:id="300" w:author="Oscar Esteban Juarez Paz" w:date="2026-10-31T17:15:00Z" w16du:dateUtc="2026-10-31T17:15:00Z">
        <w:r>
          <w:t xml:space="preserve"> vs</w:t>
        </w:r>
      </w:ins>
      <w:ins w:id="301" w:author="Oscar Esteban Juarez Paz" w:date="2026-10-31T17:13:00Z" w16du:dateUtc="2026-10-31T17:13:00Z">
        <w:r>
          <w:t xml:space="preserve"> 2.5% respectively. Of the 14 </w:t>
        </w:r>
        <w:r w:rsidRPr="006A567B">
          <w:rPr>
            <w:i/>
            <w:iCs/>
            <w:rPrChange w:id="302" w:author="Oscar Esteban Juarez Paz" w:date="2026-10-31T17:16:00Z" w16du:dateUtc="2026-10-31T17:16:00Z">
              <w:rPr/>
            </w:rPrChange>
          </w:rPr>
          <w:t>stations</w:t>
        </w:r>
        <w:r>
          <w:t>, Tallaght and Tara Street are the busiest, with 16.9% and 13.2 respectively. Dun Laoghaire handled only 339 incidents throug</w:t>
        </w:r>
      </w:ins>
      <w:ins w:id="303" w:author="Oscar Esteban Juarez Paz" w:date="2026-10-31T17:14:00Z" w16du:dateUtc="2026-10-31T17:14:00Z">
        <w:r>
          <w:t>h 2025, which is only 0.4% of the total.</w:t>
        </w:r>
      </w:ins>
    </w:p>
    <w:p w14:paraId="62676E0E" w14:textId="742AD7E5" w:rsidR="00E04EDA" w:rsidRDefault="00E04EDA" w:rsidP="00E04EDA">
      <w:pPr>
        <w:pStyle w:val="Heading2"/>
        <w:rPr>
          <w:ins w:id="304" w:author="Oscar Esteban Juarez Paz" w:date="2026-10-31T17:14:00Z" w16du:dateUtc="2026-10-31T17:14:00Z"/>
        </w:rPr>
      </w:pPr>
      <w:bookmarkStart w:id="305" w:name="_Toc244367964"/>
      <w:ins w:id="306" w:author="Oscar Esteban Juarez Paz" w:date="2026-10-31T16:26:00Z" w16du:dateUtc="2026-10-31T16:26:00Z">
        <w:r>
          <w:t>Numerical Va</w:t>
        </w:r>
      </w:ins>
      <w:ins w:id="307" w:author="Oscar Esteban Juarez Paz" w:date="2026-10-31T16:27:00Z" w16du:dateUtc="2026-10-31T16:27:00Z">
        <w:r>
          <w:t>lues</w:t>
        </w:r>
      </w:ins>
      <w:bookmarkEnd w:id="305"/>
    </w:p>
    <w:p w14:paraId="444DA17D" w14:textId="640D6CEB" w:rsidR="006A567B" w:rsidRPr="006A567B" w:rsidRDefault="006A567B" w:rsidP="006A567B">
      <w:pPr>
        <w:jc w:val="both"/>
        <w:rPr>
          <w:ins w:id="308" w:author="Oscar Esteban Juarez Paz" w:date="2026-10-31T16:27:00Z" w16du:dateUtc="2026-10-31T16:27:00Z"/>
        </w:rPr>
        <w:pPrChange w:id="309" w:author="Oscar Esteban Juarez Paz" w:date="2026-10-31T17:18:00Z" w16du:dateUtc="2026-10-31T17:18:00Z">
          <w:pPr>
            <w:pStyle w:val="Heading2"/>
          </w:pPr>
        </w:pPrChange>
      </w:pPr>
      <w:ins w:id="310" w:author="Oscar Esteban Juarez Paz" w:date="2026-10-31T17:14:00Z" w16du:dateUtc="2026-10-31T17:14:00Z">
        <w:r w:rsidRPr="006A567B">
          <w:rPr>
            <w:i/>
            <w:iCs/>
            <w:rPrChange w:id="311" w:author="Oscar Esteban Juarez Paz" w:date="2026-10-31T17:15:00Z" w16du:dateUtc="2026-10-31T17:15:00Z">
              <w:rPr/>
            </w:rPrChange>
          </w:rPr>
          <w:t>Response time</w:t>
        </w:r>
        <w:r>
          <w:t xml:space="preserve"> has a mean of </w:t>
        </w:r>
      </w:ins>
      <w:ins w:id="312" w:author="Oscar Esteban Juarez Paz" w:date="2026-10-31T17:16:00Z" w16du:dateUtc="2026-10-31T17:16:00Z">
        <w:r>
          <w:t>51.8 minutes, a median of 27.3 and a standard deviation of 64.1. The gap between the mean and the median shows a positive skew: most calls are reached quickly</w:t>
        </w:r>
      </w:ins>
      <w:ins w:id="313" w:author="Oscar Esteban Juarez Paz" w:date="2026-10-31T17:17:00Z" w16du:dateUtc="2026-10-31T17:17:00Z">
        <w:r>
          <w:t xml:space="preserve">, but slow responses </w:t>
        </w:r>
        <w:proofErr w:type="gramStart"/>
        <w:r>
          <w:t>pulls</w:t>
        </w:r>
        <w:proofErr w:type="gramEnd"/>
        <w:r>
          <w:t xml:space="preserve"> the mean up; which is why it’s more representative to use the median to analyse results. The IQR rule (upper fence ~12</w:t>
        </w:r>
      </w:ins>
      <w:ins w:id="314" w:author="Oscar Esteban Juarez Paz" w:date="2026-10-31T17:18:00Z" w16du:dateUtc="2026-10-31T17:18:00Z">
        <w:r>
          <w:t>9 minutes) flags 9.5% of responses as outliers. Echo calls have the lowest median, and Omega the highest with ~11 minutes vs ~40.8 minutes.</w:t>
        </w:r>
      </w:ins>
      <w:ins w:id="315" w:author="Oscar Esteban Juarez Paz" w:date="2026-10-31T17:19:00Z" w16du:dateUtc="2026-10-31T17:19:00Z">
        <w:r>
          <w:t xml:space="preserve"> By station, the median ranges from 14.9 minutes at Dun Laoghaire to 45 minutes at Skerries, </w:t>
        </w:r>
      </w:ins>
      <w:ins w:id="316" w:author="Oscar Esteban Juarez Paz" w:date="2026-10-31T17:20:00Z" w16du:dateUtc="2026-10-31T17:20:00Z">
        <w:r w:rsidR="009E55D4">
          <w:t xml:space="preserve">showing </w:t>
        </w:r>
      </w:ins>
      <w:ins w:id="317" w:author="Oscar Esteban Juarez Paz" w:date="2026-10-31T17:19:00Z" w16du:dateUtc="2026-10-31T17:19:00Z">
        <w:r w:rsidR="009E55D4">
          <w:t>that rural stations take about three times longer</w:t>
        </w:r>
      </w:ins>
      <w:ins w:id="318" w:author="Oscar Esteban Juarez Paz" w:date="2026-10-31T17:20:00Z" w16du:dateUtc="2026-10-31T17:20:00Z">
        <w:r w:rsidR="009E55D4">
          <w:t xml:space="preserve"> of response time</w:t>
        </w:r>
      </w:ins>
      <w:ins w:id="319" w:author="Oscar Esteban Juarez Paz" w:date="2026-10-31T17:19:00Z" w16du:dateUtc="2026-10-31T17:19:00Z">
        <w:r w:rsidR="009E55D4">
          <w:t>.</w:t>
        </w:r>
      </w:ins>
      <w:ins w:id="320" w:author="Oscar Esteban Juarez Paz" w:date="2026-10-31T17:20:00Z" w16du:dateUtc="2026-10-31T17:20:00Z">
        <w:r w:rsidR="009E55D4">
          <w:t xml:space="preserve"> 78.4% of Echo calls were reached within 18:59, close to the HS</w:t>
        </w:r>
      </w:ins>
      <w:ins w:id="321" w:author="Oscar Esteban Juarez Paz" w:date="2026-10-31T17:21:00Z" w16du:dateUtc="2026-10-31T17:21:00Z">
        <w:r w:rsidR="009E55D4">
          <w:t xml:space="preserve">E’s projected 2024 result for Dublin Fire Brigade of 80% </w:t>
        </w:r>
      </w:ins>
      <w:customXmlInsRangeStart w:id="322" w:author="Oscar Esteban Juarez Paz" w:date="2026-10-31T17:21:00Z"/>
      <w:sdt>
        <w:sdtPr>
          <w:id w:val="-1886794927"/>
          <w:citation/>
        </w:sdtPr>
        <w:sdtContent>
          <w:customXmlInsRangeEnd w:id="322"/>
          <w:ins w:id="323" w:author="Oscar Esteban Juarez Paz" w:date="2026-10-31T17:21:00Z" w16du:dateUtc="2026-10-31T17:21:00Z">
            <w:r w:rsidR="009E55D4">
              <w:fldChar w:fldCharType="begin"/>
            </w:r>
            <w:r w:rsidR="009E55D4">
              <w:instrText xml:space="preserve"> CITATION Hea25 \l 6153 </w:instrText>
            </w:r>
          </w:ins>
          <w:r w:rsidR="009E55D4">
            <w:fldChar w:fldCharType="separate"/>
          </w:r>
          <w:r w:rsidR="00071210" w:rsidRPr="00071210">
            <w:rPr>
              <w:noProof/>
            </w:rPr>
            <w:t>(Health Service Executive, 2025)</w:t>
          </w:r>
          <w:ins w:id="324" w:author="Oscar Esteban Juarez Paz" w:date="2026-10-31T17:21:00Z" w16du:dateUtc="2026-10-31T17:21:00Z">
            <w:r w:rsidR="009E55D4">
              <w:fldChar w:fldCharType="end"/>
            </w:r>
          </w:ins>
          <w:customXmlInsRangeStart w:id="325" w:author="Oscar Esteban Juarez Paz" w:date="2026-10-31T17:21:00Z"/>
        </w:sdtContent>
      </w:sdt>
      <w:customXmlInsRangeEnd w:id="325"/>
      <w:ins w:id="326" w:author="Oscar Esteban Juarez Paz" w:date="2026-10-31T17:21:00Z" w16du:dateUtc="2026-10-31T17:21:00Z">
        <w:r w:rsidR="009E55D4">
          <w:t xml:space="preserve">. This </w:t>
        </w:r>
        <w:proofErr w:type="gramStart"/>
        <w:r w:rsidR="009E55D4">
          <w:t>suggest</w:t>
        </w:r>
        <w:proofErr w:type="gramEnd"/>
        <w:r w:rsidR="009E55D4">
          <w:t xml:space="preserve"> the response time calculation is reliable.</w:t>
        </w:r>
      </w:ins>
    </w:p>
    <w:p w14:paraId="0AF1D814" w14:textId="0C767FE8" w:rsidR="00E04EDA" w:rsidRDefault="00E04EDA" w:rsidP="00E04EDA">
      <w:pPr>
        <w:pStyle w:val="Heading2"/>
        <w:rPr>
          <w:ins w:id="327" w:author="Oscar Esteban Juarez Paz" w:date="2026-10-31T17:24:00Z" w16du:dateUtc="2026-10-31T17:24:00Z"/>
        </w:rPr>
      </w:pPr>
      <w:bookmarkStart w:id="328" w:name="_Toc244367965"/>
      <w:ins w:id="329" w:author="Oscar Esteban Juarez Paz" w:date="2026-10-31T16:27:00Z" w16du:dateUtc="2026-10-31T16:27:00Z">
        <w:r>
          <w:t>Key Plots</w:t>
        </w:r>
      </w:ins>
      <w:bookmarkEnd w:id="328"/>
    </w:p>
    <w:p w14:paraId="14894B8B" w14:textId="5E9AF5FA" w:rsidR="009E55D4" w:rsidRPr="009E55D4" w:rsidRDefault="00A9630B" w:rsidP="009E55D4">
      <w:pPr>
        <w:rPr>
          <w:ins w:id="330" w:author="Oscar Esteban Juarez Paz" w:date="2026-10-31T16:16:00Z" w16du:dateUtc="2026-10-31T16:16:00Z"/>
        </w:rPr>
        <w:pPrChange w:id="331" w:author="Oscar Esteban Juarez Paz" w:date="2026-10-31T17:24:00Z" w16du:dateUtc="2026-10-31T17:24:00Z">
          <w:pPr>
            <w:pStyle w:val="Heading1"/>
          </w:pPr>
        </w:pPrChange>
      </w:pPr>
      <w:ins w:id="332" w:author="Oscar Esteban Juarez Paz" w:date="2026-10-31T18:32:00Z" w16du:dateUtc="2026-10-31T18:32:00Z">
        <w:r>
          <w:t>In figure 1, a</w:t>
        </w:r>
      </w:ins>
      <w:ins w:id="333" w:author="Oscar Esteban Juarez Paz" w:date="2026-10-31T17:24:00Z" w16du:dateUtc="2026-10-31T17:24:00Z">
        <w:r w:rsidR="009E55D4">
          <w:t xml:space="preserve"> histogram show</w:t>
        </w:r>
      </w:ins>
      <w:ins w:id="334" w:author="Oscar Esteban Juarez Paz" w:date="2026-10-31T17:25:00Z" w16du:dateUtc="2026-10-31T17:25:00Z">
        <w:r w:rsidR="009E55D4">
          <w:t>s</w:t>
        </w:r>
      </w:ins>
      <w:ins w:id="335" w:author="Oscar Esteban Juarez Paz" w:date="2026-10-31T17:24:00Z" w16du:dateUtc="2026-10-31T17:24:00Z">
        <w:r w:rsidR="009E55D4">
          <w:t xml:space="preserve"> the shape of </w:t>
        </w:r>
        <w:r w:rsidR="009E55D4">
          <w:rPr>
            <w:i/>
            <w:iCs/>
          </w:rPr>
          <w:t>response time</w:t>
        </w:r>
        <w:r w:rsidR="009E55D4">
          <w:t>. From it, we can see the tallest bar is just below 18:59 target, but the median is about 8 minutes above it, and the right tail pulls to me</w:t>
        </w:r>
      </w:ins>
      <w:ins w:id="336" w:author="Oscar Esteban Juarez Paz" w:date="2026-10-31T17:25:00Z" w16du:dateUtc="2026-10-31T17:25:00Z">
        <w:r w:rsidR="009E55D4">
          <w:t>an to 52 minutes.</w:t>
        </w:r>
      </w:ins>
    </w:p>
    <w:p w14:paraId="41D985F1" w14:textId="77777777" w:rsidR="009E55D4" w:rsidRDefault="009E55D4" w:rsidP="009E55D4">
      <w:pPr>
        <w:keepNext/>
        <w:rPr>
          <w:ins w:id="337" w:author="Oscar Esteban Juarez Paz" w:date="2026-10-31T17:23:00Z" w16du:dateUtc="2026-10-31T17:23:00Z"/>
        </w:rPr>
        <w:pPrChange w:id="338" w:author="Oscar Esteban Juarez Paz" w:date="2026-10-31T17:23:00Z" w16du:dateUtc="2026-10-31T17:23:00Z">
          <w:pPr/>
        </w:pPrChange>
      </w:pPr>
      <w:ins w:id="339" w:author="Oscar Esteban Juarez Paz" w:date="2026-10-31T17:23:00Z" w16du:dateUtc="2026-10-31T17:23:00Z">
        <w:r w:rsidRPr="009E55D4">
          <w:drawing>
            <wp:inline distT="0" distB="0" distL="0" distR="0" wp14:anchorId="38D1295B" wp14:editId="142D6703">
              <wp:extent cx="5731510" cy="1868805"/>
              <wp:effectExtent l="0" t="0" r="2540" b="0"/>
              <wp:docPr id="1487830914" name="Picture 1" descr="The image displays three distributions: response time with values under 129 minutes, dispatch delay under 110 minutes, and travel time under 26 minutes, each plotted against the number of occur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0914" name="Picture 1" descr="The image displays three distributions: response time with values under 129 minutes, dispatch delay under 110 minutes, and travel time under 26 minutes, each plotted against the number of occurrences.&#10;&#10;AI-generated content may be incorrect."/>
                      <pic:cNvPicPr/>
                    </pic:nvPicPr>
                    <pic:blipFill>
                      <a:blip r:embed="rId15"/>
                      <a:stretch>
                        <a:fillRect/>
                      </a:stretch>
                    </pic:blipFill>
                    <pic:spPr>
                      <a:xfrm>
                        <a:off x="0" y="0"/>
                        <a:ext cx="5731510" cy="1868805"/>
                      </a:xfrm>
                      <a:prstGeom prst="rect">
                        <a:avLst/>
                      </a:prstGeom>
                    </pic:spPr>
                  </pic:pic>
                </a:graphicData>
              </a:graphic>
            </wp:inline>
          </w:drawing>
        </w:r>
      </w:ins>
    </w:p>
    <w:p w14:paraId="1CDBC58C" w14:textId="74091EC2" w:rsidR="002A2039" w:rsidRDefault="009E55D4" w:rsidP="009E55D4">
      <w:pPr>
        <w:pStyle w:val="Caption"/>
        <w:jc w:val="center"/>
        <w:rPr>
          <w:ins w:id="340" w:author="Oscar Esteban Juarez Paz" w:date="2026-10-31T17:25:00Z" w16du:dateUtc="2026-10-31T17:25:00Z"/>
        </w:rPr>
      </w:pPr>
      <w:ins w:id="341" w:author="Oscar Esteban Juarez Paz" w:date="2026-10-31T17:23:00Z" w16du:dateUtc="2026-10-31T17:23:00Z">
        <w:r>
          <w:t xml:space="preserve">Figure </w:t>
        </w:r>
        <w:r>
          <w:fldChar w:fldCharType="begin"/>
        </w:r>
        <w:r>
          <w:instrText xml:space="preserve"> SEQ Figure \* ARABIC </w:instrText>
        </w:r>
      </w:ins>
      <w:r>
        <w:fldChar w:fldCharType="separate"/>
      </w:r>
      <w:ins w:id="342" w:author="Oscar Esteban Juarez Paz" w:date="2026-10-31T19:15:00Z" w16du:dateUtc="2026-10-31T19:15:00Z">
        <w:r w:rsidR="00461983">
          <w:rPr>
            <w:noProof/>
          </w:rPr>
          <w:t>1</w:t>
        </w:r>
      </w:ins>
      <w:ins w:id="343" w:author="Oscar Esteban Juarez Paz" w:date="2026-10-31T17:23:00Z" w16du:dateUtc="2026-10-31T17:23:00Z">
        <w:r>
          <w:fldChar w:fldCharType="end"/>
        </w:r>
        <w:r>
          <w:t>. Distribution of Response Time, Dispatch Delay and Travel Time</w:t>
        </w:r>
      </w:ins>
    </w:p>
    <w:p w14:paraId="3F9420A4" w14:textId="1784A5A5" w:rsidR="009E55D4" w:rsidRDefault="00A9630B" w:rsidP="009E55D4">
      <w:pPr>
        <w:rPr>
          <w:ins w:id="344" w:author="Oscar Esteban Juarez Paz" w:date="2026-10-31T17:28:00Z" w16du:dateUtc="2026-10-31T17:28:00Z"/>
        </w:rPr>
      </w:pPr>
      <w:ins w:id="345" w:author="Oscar Esteban Juarez Paz" w:date="2026-10-31T18:32:00Z" w16du:dateUtc="2026-10-31T18:32:00Z">
        <w:r>
          <w:lastRenderedPageBreak/>
          <w:t>In figure 2, a</w:t>
        </w:r>
      </w:ins>
      <w:ins w:id="346" w:author="Oscar Esteban Juarez Paz" w:date="2026-10-31T17:25:00Z" w16du:dateUtc="2026-10-31T17:25:00Z">
        <w:r w:rsidR="009E55D4">
          <w:t xml:space="preserve"> boxplot compares the six priority levels side by side. Only Echo has most of its box below the 18:59 line, which shows the </w:t>
        </w:r>
      </w:ins>
      <w:ins w:id="347" w:author="Oscar Esteban Juarez Paz" w:date="2026-10-31T17:28:00Z" w16du:dateUtc="2026-10-31T17:28:00Z">
        <w:r w:rsidR="009E55D4">
          <w:t>service priorities cardiac arrests as intended. Every other level is mostly above it.</w:t>
        </w:r>
      </w:ins>
    </w:p>
    <w:p w14:paraId="2F777793" w14:textId="77777777" w:rsidR="00036DA2" w:rsidRDefault="00036DA2" w:rsidP="00036DA2">
      <w:pPr>
        <w:keepNext/>
        <w:jc w:val="center"/>
        <w:rPr>
          <w:ins w:id="348" w:author="Oscar Esteban Juarez Paz" w:date="2026-10-31T17:30:00Z" w16du:dateUtc="2026-10-31T17:30:00Z"/>
        </w:rPr>
        <w:pPrChange w:id="349" w:author="Oscar Esteban Juarez Paz" w:date="2026-10-31T17:30:00Z" w16du:dateUtc="2026-10-31T17:30:00Z">
          <w:pPr>
            <w:jc w:val="center"/>
          </w:pPr>
        </w:pPrChange>
      </w:pPr>
      <w:ins w:id="350" w:author="Oscar Esteban Juarez Paz" w:date="2026-10-31T17:29:00Z" w16du:dateUtc="2026-10-31T17:29:00Z">
        <w:r w:rsidRPr="00036DA2">
          <w:drawing>
            <wp:inline distT="0" distB="0" distL="0" distR="0" wp14:anchorId="50FEAC94" wp14:editId="34FF65CC">
              <wp:extent cx="4487974" cy="3506954"/>
              <wp:effectExtent l="0" t="0" r="8255" b="0"/>
              <wp:docPr id="878417448" name="Picture 1" descr="The image is a bar chart depicting the response times to various criticality levels, showing that the national target for response time is met at 18 minutes and 59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7448" name="Picture 1" descr="The image is a bar chart depicting the response times to various criticality levels, showing that the national target for response time is met at 18 minutes and 59 seconds.&#10;&#10;AI-generated content may be incorrect."/>
                      <pic:cNvPicPr/>
                    </pic:nvPicPr>
                    <pic:blipFill>
                      <a:blip r:embed="rId16"/>
                      <a:stretch>
                        <a:fillRect/>
                      </a:stretch>
                    </pic:blipFill>
                    <pic:spPr>
                      <a:xfrm>
                        <a:off x="0" y="0"/>
                        <a:ext cx="4490102" cy="3508617"/>
                      </a:xfrm>
                      <a:prstGeom prst="rect">
                        <a:avLst/>
                      </a:prstGeom>
                    </pic:spPr>
                  </pic:pic>
                </a:graphicData>
              </a:graphic>
            </wp:inline>
          </w:drawing>
        </w:r>
      </w:ins>
    </w:p>
    <w:p w14:paraId="5972AF57" w14:textId="0E3843B2" w:rsidR="009E55D4" w:rsidRDefault="00036DA2" w:rsidP="00036DA2">
      <w:pPr>
        <w:pStyle w:val="Caption"/>
        <w:jc w:val="center"/>
        <w:rPr>
          <w:ins w:id="351" w:author="Oscar Esteban Juarez Paz" w:date="2026-10-31T18:01:00Z" w16du:dateUtc="2026-10-31T18:01:00Z"/>
        </w:rPr>
      </w:pPr>
      <w:ins w:id="352" w:author="Oscar Esteban Juarez Paz" w:date="2026-10-31T17:30:00Z" w16du:dateUtc="2026-10-31T17:30:00Z">
        <w:r>
          <w:t xml:space="preserve">Figure </w:t>
        </w:r>
        <w:r>
          <w:fldChar w:fldCharType="begin"/>
        </w:r>
        <w:r>
          <w:instrText xml:space="preserve"> SEQ Figure \* ARABIC </w:instrText>
        </w:r>
      </w:ins>
      <w:r>
        <w:fldChar w:fldCharType="separate"/>
      </w:r>
      <w:ins w:id="353" w:author="Oscar Esteban Juarez Paz" w:date="2026-10-31T19:15:00Z" w16du:dateUtc="2026-10-31T19:15:00Z">
        <w:r w:rsidR="00461983">
          <w:rPr>
            <w:noProof/>
          </w:rPr>
          <w:t>2</w:t>
        </w:r>
      </w:ins>
      <w:ins w:id="354" w:author="Oscar Esteban Juarez Paz" w:date="2026-10-31T17:30:00Z" w16du:dateUtc="2026-10-31T17:30:00Z">
        <w:r>
          <w:fldChar w:fldCharType="end"/>
        </w:r>
        <w:r>
          <w:t>. Boxplot of Response time by Priority Levels</w:t>
        </w:r>
      </w:ins>
    </w:p>
    <w:p w14:paraId="7AA2F592" w14:textId="36DAF370" w:rsidR="00A4055F" w:rsidRDefault="00A9630B" w:rsidP="00A4055F">
      <w:pPr>
        <w:jc w:val="both"/>
        <w:rPr>
          <w:ins w:id="355" w:author="Oscar Esteban Juarez Paz" w:date="2026-10-31T18:08:00Z" w16du:dateUtc="2026-10-31T18:08:00Z"/>
        </w:rPr>
      </w:pPr>
      <w:ins w:id="356" w:author="Oscar Esteban Juarez Paz" w:date="2026-10-31T18:32:00Z" w16du:dateUtc="2026-10-31T18:32:00Z">
        <w:r>
          <w:t>In figure 3, a</w:t>
        </w:r>
      </w:ins>
      <w:ins w:id="357" w:author="Oscar Esteban Juarez Paz" w:date="2026-10-31T18:01:00Z" w16du:dateUtc="2026-10-31T18:01:00Z">
        <w:r w:rsidR="00A4055F">
          <w:t xml:space="preserve"> horizontal bar chart ranks stations by the share of Delta </w:t>
        </w:r>
      </w:ins>
      <w:ins w:id="358" w:author="Oscar Esteban Juarez Paz" w:date="2026-10-31T18:02:00Z" w16du:dateUtc="2026-10-31T18:02:00Z">
        <w:r w:rsidR="00A4055F">
          <w:t xml:space="preserve">calls </w:t>
        </w:r>
      </w:ins>
      <w:ins w:id="359" w:author="Oscar Esteban Juarez Paz" w:date="2026-10-31T18:04:00Z" w16du:dateUtc="2026-10-31T18:04:00Z">
        <w:r w:rsidR="00A4055F">
          <w:t xml:space="preserve">reached within 18:59. Only four inner city </w:t>
        </w:r>
      </w:ins>
      <w:ins w:id="360" w:author="Oscar Esteban Juarez Paz" w:date="2026-10-31T18:05:00Z" w16du:dateUtc="2026-10-31T18:05:00Z">
        <w:r w:rsidR="00A4055F">
          <w:t xml:space="preserve">stations reach the 45% target, while </w:t>
        </w:r>
      </w:ins>
      <w:ins w:id="361" w:author="Oscar Esteban Juarez Paz" w:date="2026-10-31T18:08:00Z" w16du:dateUtc="2026-10-31T18:08:00Z">
        <w:r w:rsidR="00A4055F">
          <w:t>Skerries and Balbriggan are far below, with an 11.6% and 15.4% of calls reached below the national target.</w:t>
        </w:r>
      </w:ins>
    </w:p>
    <w:p w14:paraId="5C71C0C0" w14:textId="77777777" w:rsidR="00A4055F" w:rsidRDefault="00A4055F" w:rsidP="00A4055F">
      <w:pPr>
        <w:keepNext/>
        <w:jc w:val="center"/>
        <w:rPr>
          <w:ins w:id="362" w:author="Oscar Esteban Juarez Paz" w:date="2026-10-31T18:09:00Z" w16du:dateUtc="2026-10-31T18:09:00Z"/>
        </w:rPr>
        <w:pPrChange w:id="363" w:author="Oscar Esteban Juarez Paz" w:date="2026-10-31T18:09:00Z" w16du:dateUtc="2026-10-31T18:09:00Z">
          <w:pPr>
            <w:jc w:val="center"/>
          </w:pPr>
        </w:pPrChange>
      </w:pPr>
      <w:ins w:id="364" w:author="Oscar Esteban Juarez Paz" w:date="2026-10-31T18:08:00Z" w16du:dateUtc="2026-10-31T18:08:00Z">
        <w:r w:rsidRPr="00A4055F">
          <w:drawing>
            <wp:inline distT="0" distB="0" distL="0" distR="0" wp14:anchorId="1247D30B" wp14:editId="213762DB">
              <wp:extent cx="4240839" cy="2823311"/>
              <wp:effectExtent l="0" t="0" r="7620" b="0"/>
              <wp:docPr id="2006632944" name="Picture 1" descr="The image is a bar chart showing the percentage of calls from different locations in Dublin that reached their target within 18:5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32944" name="Picture 1" descr="The image is a bar chart showing the percentage of calls from different locations in Dublin that reached their target within 18:59.&#10;&#10;AI-generated content may be incorrect."/>
                      <pic:cNvPicPr/>
                    </pic:nvPicPr>
                    <pic:blipFill>
                      <a:blip r:embed="rId17"/>
                      <a:stretch>
                        <a:fillRect/>
                      </a:stretch>
                    </pic:blipFill>
                    <pic:spPr>
                      <a:xfrm>
                        <a:off x="0" y="0"/>
                        <a:ext cx="4244505" cy="2825752"/>
                      </a:xfrm>
                      <a:prstGeom prst="rect">
                        <a:avLst/>
                      </a:prstGeom>
                    </pic:spPr>
                  </pic:pic>
                </a:graphicData>
              </a:graphic>
            </wp:inline>
          </w:drawing>
        </w:r>
      </w:ins>
    </w:p>
    <w:p w14:paraId="79357B53" w14:textId="602BD97F" w:rsidR="00A4055F" w:rsidRDefault="00A4055F" w:rsidP="00A4055F">
      <w:pPr>
        <w:pStyle w:val="Caption"/>
        <w:jc w:val="center"/>
        <w:rPr>
          <w:ins w:id="365" w:author="Oscar Esteban Juarez Paz" w:date="2026-10-31T18:09:00Z" w16du:dateUtc="2026-10-31T18:09:00Z"/>
        </w:rPr>
      </w:pPr>
      <w:ins w:id="366" w:author="Oscar Esteban Juarez Paz" w:date="2026-10-31T18:09:00Z" w16du:dateUtc="2026-10-31T18:09:00Z">
        <w:r>
          <w:t xml:space="preserve">Figure </w:t>
        </w:r>
        <w:r>
          <w:fldChar w:fldCharType="begin"/>
        </w:r>
        <w:r>
          <w:instrText xml:space="preserve"> SEQ Figure \* ARABIC </w:instrText>
        </w:r>
      </w:ins>
      <w:r>
        <w:fldChar w:fldCharType="separate"/>
      </w:r>
      <w:ins w:id="367" w:author="Oscar Esteban Juarez Paz" w:date="2026-10-31T19:15:00Z" w16du:dateUtc="2026-10-31T19:15:00Z">
        <w:r w:rsidR="00461983">
          <w:rPr>
            <w:noProof/>
          </w:rPr>
          <w:t>3</w:t>
        </w:r>
      </w:ins>
      <w:ins w:id="368" w:author="Oscar Esteban Juarez Paz" w:date="2026-10-31T18:09:00Z" w16du:dateUtc="2026-10-31T18:09:00Z">
        <w:r>
          <w:fldChar w:fldCharType="end"/>
        </w:r>
        <w:r>
          <w:t xml:space="preserve">. Horizontal bar chart of Delta </w:t>
        </w:r>
        <w:r>
          <w:t xml:space="preserve">within Target </w:t>
        </w:r>
        <w:r>
          <w:t>by Station</w:t>
        </w:r>
      </w:ins>
    </w:p>
    <w:p w14:paraId="3938C6E4" w14:textId="580BA671" w:rsidR="00DB3589" w:rsidRDefault="00B33CFF" w:rsidP="00DB3589">
      <w:pPr>
        <w:rPr>
          <w:ins w:id="369" w:author="Oscar Esteban Juarez Paz" w:date="2026-10-31T18:31:00Z" w16du:dateUtc="2026-10-31T18:31:00Z"/>
        </w:rPr>
      </w:pPr>
      <w:ins w:id="370" w:author="Oscar Esteban Juarez Paz" w:date="2026-10-31T18:32:00Z" w16du:dateUtc="2026-10-31T18:32:00Z">
        <w:r>
          <w:lastRenderedPageBreak/>
          <w:t>In figure 4, a</w:t>
        </w:r>
      </w:ins>
      <w:ins w:id="371" w:author="Oscar Esteban Juarez Paz" w:date="2026-10-31T18:28:00Z" w16du:dateUtc="2026-10-31T18:28:00Z">
        <w:r w:rsidR="00A9630B">
          <w:t xml:space="preserve"> line chart shows how demand changes through the day. Calls fall below 2,000 at 5</w:t>
        </w:r>
      </w:ins>
      <w:ins w:id="372" w:author="Oscar Esteban Juarez Paz" w:date="2026-10-31T18:29:00Z" w16du:dateUtc="2026-10-31T18:29:00Z">
        <w:r w:rsidR="00A9630B">
          <w:t>:00am and peat at about 4,500 at 6:00pm</w:t>
        </w:r>
      </w:ins>
      <w:ins w:id="373" w:author="Oscar Esteban Juarez Paz" w:date="2026-10-31T18:30:00Z" w16du:dateUtc="2026-10-31T18:30:00Z">
        <w:r w:rsidR="00A9630B">
          <w:t xml:space="preserve">, so the call rate is not constant within a day. This behaviour shows a good reason </w:t>
        </w:r>
      </w:ins>
      <w:ins w:id="374" w:author="Oscar Esteban Juarez Paz" w:date="2026-10-31T18:31:00Z" w16du:dateUtc="2026-10-31T18:31:00Z">
        <w:r w:rsidR="00A9630B">
          <w:t>to use a Poisson model, using whole days rather than hours.</w:t>
        </w:r>
      </w:ins>
    </w:p>
    <w:p w14:paraId="6589F426" w14:textId="77777777" w:rsidR="00A9630B" w:rsidRDefault="00A9630B" w:rsidP="00A9630B">
      <w:pPr>
        <w:keepNext/>
        <w:jc w:val="center"/>
        <w:rPr>
          <w:ins w:id="375" w:author="Oscar Esteban Juarez Paz" w:date="2026-10-31T18:31:00Z" w16du:dateUtc="2026-10-31T18:31:00Z"/>
        </w:rPr>
        <w:pPrChange w:id="376" w:author="Oscar Esteban Juarez Paz" w:date="2026-10-31T18:31:00Z" w16du:dateUtc="2026-10-31T18:31:00Z">
          <w:pPr>
            <w:jc w:val="center"/>
          </w:pPr>
        </w:pPrChange>
      </w:pPr>
      <w:ins w:id="377" w:author="Oscar Esteban Juarez Paz" w:date="2026-10-31T18:31:00Z" w16du:dateUtc="2026-10-31T18:31:00Z">
        <w:r w:rsidRPr="00A9630B">
          <w:drawing>
            <wp:inline distT="0" distB="0" distL="0" distR="0" wp14:anchorId="345D1074" wp14:editId="6B7747C7">
              <wp:extent cx="4369349" cy="2773806"/>
              <wp:effectExtent l="0" t="0" r="0" b="7620"/>
              <wp:docPr id="2095469314" name="Picture 1" descr="The diagram illustrates the number of calls received throughout the day, peaking at around 4500 calls at some point and showing a distribution from 0 to 23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9314" name="Picture 1" descr="The diagram illustrates the number of calls received throughout the day, peaking at around 4500 calls at some point and showing a distribution from 0 to 23 hours.&#10;&#10;AI-generated content may be incorrect."/>
                      <pic:cNvPicPr/>
                    </pic:nvPicPr>
                    <pic:blipFill>
                      <a:blip r:embed="rId18"/>
                      <a:stretch>
                        <a:fillRect/>
                      </a:stretch>
                    </pic:blipFill>
                    <pic:spPr>
                      <a:xfrm>
                        <a:off x="0" y="0"/>
                        <a:ext cx="4381087" cy="2781258"/>
                      </a:xfrm>
                      <a:prstGeom prst="rect">
                        <a:avLst/>
                      </a:prstGeom>
                    </pic:spPr>
                  </pic:pic>
                </a:graphicData>
              </a:graphic>
            </wp:inline>
          </w:drawing>
        </w:r>
      </w:ins>
    </w:p>
    <w:p w14:paraId="60AD8830" w14:textId="6C532C4A" w:rsidR="00A9630B" w:rsidRDefault="00A9630B" w:rsidP="00A9630B">
      <w:pPr>
        <w:pStyle w:val="Caption"/>
        <w:jc w:val="center"/>
        <w:rPr>
          <w:ins w:id="378" w:author="Oscar Esteban Juarez Paz" w:date="2026-10-31T18:32:00Z" w16du:dateUtc="2026-10-31T18:32:00Z"/>
        </w:rPr>
      </w:pPr>
      <w:ins w:id="379" w:author="Oscar Esteban Juarez Paz" w:date="2026-10-31T18:31:00Z" w16du:dateUtc="2026-10-31T18:31:00Z">
        <w:r>
          <w:t xml:space="preserve">Figure </w:t>
        </w:r>
        <w:r>
          <w:fldChar w:fldCharType="begin"/>
        </w:r>
        <w:r>
          <w:instrText xml:space="preserve"> SEQ Figure \* ARABIC </w:instrText>
        </w:r>
      </w:ins>
      <w:r>
        <w:fldChar w:fldCharType="separate"/>
      </w:r>
      <w:ins w:id="380" w:author="Oscar Esteban Juarez Paz" w:date="2026-10-31T19:15:00Z" w16du:dateUtc="2026-10-31T19:15:00Z">
        <w:r w:rsidR="00461983">
          <w:rPr>
            <w:noProof/>
          </w:rPr>
          <w:t>4</w:t>
        </w:r>
      </w:ins>
      <w:ins w:id="381" w:author="Oscar Esteban Juarez Paz" w:date="2026-10-31T18:31:00Z" w16du:dateUtc="2026-10-31T18:31:00Z">
        <w:r>
          <w:fldChar w:fldCharType="end"/>
        </w:r>
        <w:r>
          <w:t>. Line Chart of Number of Calls by Hour of the Day</w:t>
        </w:r>
      </w:ins>
    </w:p>
    <w:p w14:paraId="2FEFF194" w14:textId="5EFFFF50" w:rsidR="00A9630B" w:rsidRPr="00A9630B" w:rsidRDefault="00A9630B" w:rsidP="00A9630B">
      <w:pPr>
        <w:rPr>
          <w:ins w:id="382" w:author="Oscar Esteban Juarez Paz" w:date="2026-10-28T23:50:00Z" w16du:dateUtc="2026-10-28T23:50:00Z"/>
        </w:rPr>
        <w:pPrChange w:id="383" w:author="Oscar Esteban Juarez Paz" w:date="2026-10-31T18:32:00Z" w16du:dateUtc="2026-10-31T18:32:00Z">
          <w:pPr>
            <w:pStyle w:val="Heading1"/>
          </w:pPr>
        </w:pPrChange>
      </w:pPr>
    </w:p>
    <w:p w14:paraId="0F7D236D" w14:textId="3690CAB5" w:rsidR="00A4055F" w:rsidRDefault="00CB6412">
      <w:pPr>
        <w:rPr>
          <w:ins w:id="384" w:author="Oscar Esteban Juarez Paz" w:date="2026-10-28T23:50:00Z" w16du:dateUtc="2026-10-28T23:50:00Z"/>
        </w:rPr>
      </w:pPr>
      <w:ins w:id="385" w:author="Oscar Esteban Juarez Paz" w:date="2026-10-28T23:50:00Z" w16du:dateUtc="2026-10-28T23:50:00Z">
        <w:r>
          <w:br w:type="page"/>
        </w:r>
      </w:ins>
    </w:p>
    <w:p w14:paraId="41522F61" w14:textId="3166F5FC" w:rsidR="00CB6412" w:rsidRDefault="00CB6412" w:rsidP="00CB6412">
      <w:pPr>
        <w:pStyle w:val="Heading1"/>
        <w:rPr>
          <w:ins w:id="386" w:author="Oscar Esteban Juarez Paz" w:date="2026-10-31T16:16:00Z" w16du:dateUtc="2026-10-31T16:16:00Z"/>
        </w:rPr>
      </w:pPr>
      <w:bookmarkStart w:id="387" w:name="_Toc244367966"/>
      <w:ins w:id="388" w:author="Oscar Esteban Juarez Paz" w:date="2026-10-28T23:50:00Z" w16du:dateUtc="2026-10-28T23:50:00Z">
        <w:r>
          <w:lastRenderedPageBreak/>
          <w:t>Discrete Distributions</w:t>
        </w:r>
      </w:ins>
      <w:bookmarkEnd w:id="387"/>
    </w:p>
    <w:p w14:paraId="648CE580" w14:textId="1A5FBDC4" w:rsidR="002A2039" w:rsidRDefault="00E04EDA" w:rsidP="00E04EDA">
      <w:pPr>
        <w:pStyle w:val="Heading2"/>
        <w:rPr>
          <w:ins w:id="389" w:author="Oscar Esteban Juarez Paz" w:date="2026-10-31T18:38:00Z" w16du:dateUtc="2026-10-31T18:38:00Z"/>
        </w:rPr>
      </w:pPr>
      <w:bookmarkStart w:id="390" w:name="_Toc244367967"/>
      <w:ins w:id="391" w:author="Oscar Esteban Juarez Paz" w:date="2026-10-31T16:27:00Z" w16du:dateUtc="2026-10-31T16:27:00Z">
        <w:r>
          <w:t>Binomial</w:t>
        </w:r>
      </w:ins>
      <w:ins w:id="392" w:author="Oscar Esteban Juarez Paz" w:date="2026-10-31T18:56:00Z" w16du:dateUtc="2026-10-31T18:56:00Z">
        <w:r w:rsidR="006B363C">
          <w:t>: Echo Calls Reached Within 18:59</w:t>
        </w:r>
      </w:ins>
      <w:bookmarkEnd w:id="390"/>
    </w:p>
    <w:p w14:paraId="7280800A" w14:textId="20CD092B" w:rsidR="001047BC" w:rsidRDefault="001047BC" w:rsidP="001047BC">
      <w:pPr>
        <w:jc w:val="both"/>
        <w:rPr>
          <w:ins w:id="393" w:author="Oscar Esteban Juarez Paz" w:date="2026-10-31T18:49:00Z" w16du:dateUtc="2026-10-31T18:49:00Z"/>
        </w:rPr>
      </w:pPr>
      <w:ins w:id="394" w:author="Oscar Esteban Juarez Paz" w:date="2026-10-31T18:48:00Z" w16du:dateUtc="2026-10-31T18:48:00Z">
        <w:r>
          <w:t>For the binomial distribution, the outcomes of a call were used</w:t>
        </w:r>
      </w:ins>
      <w:ins w:id="395" w:author="Oscar Esteban Juarez Paz" w:date="2026-10-31T18:39:00Z" w16du:dateUtc="2026-10-31T18:39:00Z">
        <w:r w:rsidR="00FC4E2E">
          <w:t xml:space="preserve">: Is the call reached within 18:59 or not. </w:t>
        </w:r>
      </w:ins>
      <w:ins w:id="396" w:author="Oscar Esteban Juarez Paz" w:date="2026-10-31T18:49:00Z" w16du:dateUtc="2026-10-31T18:49:00Z">
        <w:r>
          <w:t>Our focus is Echo calls, so w</w:t>
        </w:r>
      </w:ins>
      <w:ins w:id="397" w:author="Oscar Esteban Juarez Paz" w:date="2026-10-31T18:39:00Z" w16du:dateUtc="2026-10-31T18:39:00Z">
        <w:r w:rsidR="00FC4E2E">
          <w:t>ith a fixed number of calls n, each with the same probability p of success, the number reached in time follows a Binomial Distribution</w:t>
        </w:r>
      </w:ins>
      <w:ins w:id="398" w:author="Oscar Esteban Juarez Paz" w:date="2026-10-31T18:49:00Z" w16du:dateUtc="2026-10-31T18:49:00Z">
        <w:r w:rsidR="00047930">
          <w:t>:</w:t>
        </w:r>
      </w:ins>
    </w:p>
    <w:p w14:paraId="66C84B8B" w14:textId="6B29BA8F" w:rsidR="00047930" w:rsidRDefault="00047930" w:rsidP="006B363C">
      <w:pPr>
        <w:jc w:val="center"/>
        <w:rPr>
          <w:ins w:id="399" w:author="Oscar Esteban Juarez Paz" w:date="2026-10-31T18:39:00Z" w16du:dateUtc="2026-10-31T18:39:00Z"/>
        </w:rPr>
        <w:pPrChange w:id="400" w:author="Oscar Esteban Juarez Paz" w:date="2026-10-31T18:54:00Z" w16du:dateUtc="2026-10-31T18:54:00Z">
          <w:pPr/>
        </w:pPrChange>
      </w:pPr>
      <m:oMathPara>
        <m:oMath>
          <m:r>
            <w:ins w:id="401" w:author="Oscar Esteban Juarez Paz" w:date="2026-10-31T18:50:00Z" w16du:dateUtc="2026-10-31T18:50:00Z">
              <w:rPr>
                <w:rFonts w:ascii="Cambria Math" w:hAnsi="Cambria Math"/>
              </w:rPr>
              <m:t>P</m:t>
            </w:ins>
          </m:r>
          <m:r>
            <w:ins w:id="402" w:author="Oscar Esteban Juarez Paz" w:date="2026-10-31T18:50:00Z" w16du:dateUtc="2026-10-31T18:50:00Z">
              <w:rPr>
                <w:rFonts w:ascii="Cambria Math" w:hAnsi="Cambria Math"/>
              </w:rPr>
              <m:t xml:space="preserve">(X = k) = </m:t>
            </w:ins>
          </m:r>
          <m:d>
            <m:dPr>
              <m:ctrlPr>
                <w:ins w:id="403" w:author="Oscar Esteban Juarez Paz" w:date="2026-10-31T18:50:00Z" w16du:dateUtc="2026-10-31T18:50:00Z">
                  <w:rPr>
                    <w:rFonts w:ascii="Cambria Math" w:hAnsi="Cambria Math"/>
                  </w:rPr>
                </w:ins>
              </m:ctrlPr>
            </m:dPr>
            <m:e>
              <m:f>
                <m:fPr>
                  <m:type m:val="noBar"/>
                  <m:ctrlPr>
                    <w:ins w:id="404" w:author="Oscar Esteban Juarez Paz" w:date="2026-10-31T18:50:00Z" w16du:dateUtc="2026-10-31T18:50:00Z">
                      <w:rPr>
                        <w:rFonts w:ascii="Cambria Math" w:hAnsi="Cambria Math"/>
                      </w:rPr>
                    </w:ins>
                  </m:ctrlPr>
                </m:fPr>
                <m:num>
                  <m:r>
                    <w:ins w:id="405" w:author="Oscar Esteban Juarez Paz" w:date="2026-10-31T18:50:00Z" w16du:dateUtc="2026-10-31T18:50:00Z">
                      <w:rPr>
                        <w:rFonts w:ascii="Cambria Math" w:hAnsi="Cambria Math"/>
                      </w:rPr>
                      <m:t>n</m:t>
                    </w:ins>
                  </m:r>
                </m:num>
                <m:den>
                  <m:r>
                    <w:ins w:id="406" w:author="Oscar Esteban Juarez Paz" w:date="2026-10-31T18:50:00Z" w16du:dateUtc="2026-10-31T18:50:00Z">
                      <w:rPr>
                        <w:rFonts w:ascii="Cambria Math" w:hAnsi="Cambria Math"/>
                      </w:rPr>
                      <m:t>k</m:t>
                    </w:ins>
                  </m:r>
                </m:den>
              </m:f>
            </m:e>
          </m:d>
          <m:sSup>
            <m:sSupPr>
              <m:ctrlPr>
                <w:ins w:id="407" w:author="Oscar Esteban Juarez Paz" w:date="2026-10-31T18:50:00Z" w16du:dateUtc="2026-10-31T18:50:00Z">
                  <w:rPr>
                    <w:rFonts w:ascii="Cambria Math" w:hAnsi="Cambria Math"/>
                  </w:rPr>
                </w:ins>
              </m:ctrlPr>
            </m:sSupPr>
            <m:e>
              <m:r>
                <w:ins w:id="408" w:author="Oscar Esteban Juarez Paz" w:date="2026-10-31T18:50:00Z" w16du:dateUtc="2026-10-31T18:50:00Z">
                  <w:rPr>
                    <w:rFonts w:ascii="Cambria Math" w:hAnsi="Cambria Math"/>
                  </w:rPr>
                  <m:t>p</m:t>
                </w:ins>
              </m:r>
            </m:e>
            <m:sup>
              <m:r>
                <w:ins w:id="409" w:author="Oscar Esteban Juarez Paz" w:date="2026-10-31T18:50:00Z" w16du:dateUtc="2026-10-31T18:50:00Z">
                  <w:rPr>
                    <w:rFonts w:ascii="Cambria Math" w:hAnsi="Cambria Math"/>
                  </w:rPr>
                  <m:t>k</m:t>
                </w:ins>
              </m:r>
            </m:sup>
          </m:sSup>
          <m:sSup>
            <m:sSupPr>
              <m:ctrlPr>
                <w:ins w:id="410" w:author="Oscar Esteban Juarez Paz" w:date="2026-10-31T18:50:00Z" w16du:dateUtc="2026-10-31T18:50:00Z">
                  <w:rPr>
                    <w:rFonts w:ascii="Cambria Math" w:hAnsi="Cambria Math"/>
                  </w:rPr>
                </w:ins>
              </m:ctrlPr>
            </m:sSupPr>
            <m:e>
              <m:r>
                <w:ins w:id="411" w:author="Oscar Esteban Juarez Paz" w:date="2026-10-31T18:50:00Z" w16du:dateUtc="2026-10-31T18:50:00Z">
                  <w:rPr>
                    <w:rFonts w:ascii="Cambria Math" w:hAnsi="Cambria Math"/>
                  </w:rPr>
                  <m:t>(1 - p)</m:t>
                </w:ins>
              </m:r>
            </m:e>
            <m:sup>
              <m:r>
                <w:ins w:id="412" w:author="Oscar Esteban Juarez Paz" w:date="2026-10-31T18:50:00Z" w16du:dateUtc="2026-10-31T18:50:00Z">
                  <w:rPr>
                    <w:rFonts w:ascii="Cambria Math" w:hAnsi="Cambria Math"/>
                  </w:rPr>
                  <m:t>n - k</m:t>
                </w:ins>
              </m:r>
            </m:sup>
          </m:sSup>
        </m:oMath>
      </m:oMathPara>
    </w:p>
    <w:p w14:paraId="4F683B5A" w14:textId="77777777" w:rsidR="001047BC" w:rsidRDefault="001047BC" w:rsidP="001047BC">
      <w:pPr>
        <w:jc w:val="both"/>
        <w:rPr>
          <w:ins w:id="413" w:author="Oscar Esteban Juarez Paz" w:date="2026-10-31T18:46:00Z" w16du:dateUtc="2026-10-31T18:46:00Z"/>
        </w:rPr>
      </w:pPr>
      <w:ins w:id="414" w:author="Oscar Esteban Juarez Paz" w:date="2026-10-31T18:40:00Z" w16du:dateUtc="2026-10-31T18:40:00Z">
        <w:r>
          <w:t xml:space="preserve">From the data, p = 0.784, and n = 6, the median number of Echo calls per day. The probability that all six calls in a day are reached in time </w:t>
        </w:r>
      </w:ins>
      <m:oMath>
        <m:r>
          <w:ins w:id="415" w:author="Oscar Esteban Juarez Paz" w:date="2026-10-31T18:44:00Z" w16du:dateUtc="2026-10-31T18:44:00Z">
            <m:rPr>
              <m:sty m:val="p"/>
            </m:rPr>
            <w:rPr>
              <w:rFonts w:ascii="Cambria Math" w:hAnsi="Cambria Math"/>
            </w:rPr>
            <m:t>P(X = 6) = 0.784^6 = 0.232</m:t>
          </w:ins>
        </m:r>
      </m:oMath>
      <w:ins w:id="416" w:author="Oscar Esteban Juarez Paz" w:date="2026-10-31T18:41:00Z" w16du:dateUtc="2026-10-31T18:41:00Z">
        <w:r>
          <w:t>, so on 76.8% of days at least one cardiac-arrest patient waits longer than 18:59. This meets the target of 75% on a day with s</w:t>
        </w:r>
      </w:ins>
      <w:ins w:id="417" w:author="Oscar Esteban Juarez Paz" w:date="2026-10-31T18:42:00Z" w16du:dateUtc="2026-10-31T18:42:00Z">
        <w:r>
          <w:t>ix calls</w:t>
        </w:r>
      </w:ins>
      <w:ins w:id="418" w:author="Oscar Esteban Juarez Paz" w:date="2026-10-31T18:46:00Z" w16du:dateUtc="2026-10-31T18:46:00Z">
        <w:r>
          <w:t>.</w:t>
        </w:r>
      </w:ins>
    </w:p>
    <w:p w14:paraId="7E01E8DF" w14:textId="77777777" w:rsidR="001047BC" w:rsidRDefault="001047BC" w:rsidP="001047BC">
      <w:pPr>
        <w:keepNext/>
        <w:jc w:val="both"/>
        <w:rPr>
          <w:ins w:id="419" w:author="Oscar Esteban Juarez Paz" w:date="2026-10-31T18:47:00Z" w16du:dateUtc="2026-10-31T18:47:00Z"/>
        </w:rPr>
        <w:pPrChange w:id="420" w:author="Oscar Esteban Juarez Paz" w:date="2026-10-31T18:47:00Z" w16du:dateUtc="2026-10-31T18:47:00Z">
          <w:pPr>
            <w:jc w:val="both"/>
          </w:pPr>
        </w:pPrChange>
      </w:pPr>
      <w:ins w:id="421" w:author="Oscar Esteban Juarez Paz" w:date="2026-10-31T18:46:00Z" w16du:dateUtc="2026-10-31T18:46:00Z">
        <w:r w:rsidRPr="001047BC">
          <w:drawing>
            <wp:inline distT="0" distB="0" distL="0" distR="0" wp14:anchorId="4CB318F3" wp14:editId="13C0A45E">
              <wp:extent cx="5731510" cy="4082415"/>
              <wp:effectExtent l="0" t="0" r="2540" b="0"/>
              <wp:docPr id="389107801" name="Picture 1" descr="The image displays a normal distribution curve illustrating the probability of echo calls being reached within specific time intervals, with data points for different sample sizes (n = 50, n = 100) and their corresponding probabi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7801" name="Picture 1" descr="The image displays a normal distribution curve illustrating the probability of echo calls being reached within specific time intervals, with data points for different sample sizes (n = 50, n = 100) and their corresponding probabilities.&#10;&#10;AI-generated content may be incorrect."/>
                      <pic:cNvPicPr/>
                    </pic:nvPicPr>
                    <pic:blipFill>
                      <a:blip r:embed="rId19"/>
                      <a:stretch>
                        <a:fillRect/>
                      </a:stretch>
                    </pic:blipFill>
                    <pic:spPr>
                      <a:xfrm>
                        <a:off x="0" y="0"/>
                        <a:ext cx="5731510" cy="4082415"/>
                      </a:xfrm>
                      <a:prstGeom prst="rect">
                        <a:avLst/>
                      </a:prstGeom>
                    </pic:spPr>
                  </pic:pic>
                </a:graphicData>
              </a:graphic>
            </wp:inline>
          </w:drawing>
        </w:r>
      </w:ins>
    </w:p>
    <w:p w14:paraId="2D5AFE8E" w14:textId="68885BB3" w:rsidR="001047BC" w:rsidRDefault="001047BC" w:rsidP="00047930">
      <w:pPr>
        <w:pStyle w:val="Caption"/>
        <w:jc w:val="center"/>
        <w:rPr>
          <w:ins w:id="422" w:author="Oscar Esteban Juarez Paz" w:date="2026-10-31T18:42:00Z" w16du:dateUtc="2026-10-31T18:42:00Z"/>
        </w:rPr>
        <w:pPrChange w:id="423" w:author="Oscar Esteban Juarez Paz" w:date="2026-10-31T18:50:00Z" w16du:dateUtc="2026-10-31T18:50:00Z">
          <w:pPr>
            <w:jc w:val="both"/>
          </w:pPr>
        </w:pPrChange>
      </w:pPr>
      <w:ins w:id="424" w:author="Oscar Esteban Juarez Paz" w:date="2026-10-31T18:47:00Z" w16du:dateUtc="2026-10-31T18:47:00Z">
        <w:r>
          <w:t xml:space="preserve">Figure </w:t>
        </w:r>
        <w:r>
          <w:fldChar w:fldCharType="begin"/>
        </w:r>
        <w:r>
          <w:instrText xml:space="preserve"> SEQ Figure \* ARABIC </w:instrText>
        </w:r>
      </w:ins>
      <w:r>
        <w:fldChar w:fldCharType="separate"/>
      </w:r>
      <w:ins w:id="425" w:author="Oscar Esteban Juarez Paz" w:date="2026-10-31T19:15:00Z" w16du:dateUtc="2026-10-31T19:15:00Z">
        <w:r w:rsidR="00461983">
          <w:rPr>
            <w:noProof/>
          </w:rPr>
          <w:t>5</w:t>
        </w:r>
      </w:ins>
      <w:ins w:id="426" w:author="Oscar Esteban Juarez Paz" w:date="2026-10-31T18:47:00Z" w16du:dateUtc="2026-10-31T18:47:00Z">
        <w:r>
          <w:fldChar w:fldCharType="end"/>
        </w:r>
        <w:r>
          <w:t xml:space="preserve">. Binomial Distribution of Echo Calls Reached Within 18:59 as n </w:t>
        </w:r>
        <w:r>
          <w:t>I</w:t>
        </w:r>
        <w:r>
          <w:t>ncreases</w:t>
        </w:r>
      </w:ins>
    </w:p>
    <w:p w14:paraId="49C93907" w14:textId="3264A4B3" w:rsidR="001047BC" w:rsidRDefault="001047BC" w:rsidP="001047BC">
      <w:pPr>
        <w:jc w:val="both"/>
        <w:rPr>
          <w:ins w:id="427" w:author="Oscar Esteban Juarez Paz" w:date="2026-10-31T18:50:00Z" w16du:dateUtc="2026-10-31T18:50:00Z"/>
        </w:rPr>
      </w:pPr>
      <w:ins w:id="428" w:author="Oscar Esteban Juarez Paz" w:date="2026-10-31T18:42:00Z" w16du:dateUtc="2026-10-31T18:42:00Z">
        <w:r>
          <w:t>Figure 5 shows what happens as n grows. At n = 6, the distribution is negatively s</w:t>
        </w:r>
      </w:ins>
      <w:ins w:id="429" w:author="Oscar Esteban Juarez Paz" w:date="2026-10-31T18:43:00Z" w16du:dateUtc="2026-10-31T18:43:00Z">
        <w:r>
          <w:t xml:space="preserve">kewed to the left because p is high. By n = 50 and n = 100, it becomes a symmetric bell and the Normal curve fits, as expected once </w:t>
        </w:r>
      </w:ins>
      <m:oMath>
        <m:r>
          <w:ins w:id="430" w:author="Oscar Esteban Juarez Paz" w:date="2026-10-31T18:44:00Z" w16du:dateUtc="2026-10-31T18:44:00Z">
            <m:rPr>
              <m:sty m:val="p"/>
            </m:rPr>
            <w:rPr>
              <w:rFonts w:ascii="Cambria Math" w:hAnsi="Cambria Math"/>
            </w:rPr>
            <m:t xml:space="preserve">np &gt;= 10 </m:t>
          </w:ins>
        </m:r>
      </m:oMath>
      <w:ins w:id="431" w:author="Oscar Esteban Juarez Paz" w:date="2026-10-31T18:43:00Z" w16du:dateUtc="2026-10-31T18:43:00Z">
        <w:r>
          <w:t xml:space="preserve">and </w:t>
        </w:r>
      </w:ins>
      <m:oMath>
        <m:r>
          <w:ins w:id="432" w:author="Oscar Esteban Juarez Paz" w:date="2026-10-31T18:44:00Z" w16du:dateUtc="2026-10-31T18:44:00Z">
            <m:rPr>
              <m:sty m:val="p"/>
            </m:rPr>
            <w:rPr>
              <w:rFonts w:ascii="Cambria Math" w:hAnsi="Cambria Math"/>
            </w:rPr>
            <m:t>n(1 - p) &gt;= 10</m:t>
          </w:ins>
        </m:r>
      </m:oMath>
      <w:ins w:id="433" w:author="Oscar Esteban Juarez Paz" w:date="2026-10-31T18:44:00Z" w16du:dateUtc="2026-10-31T18:44:00Z">
        <w:r>
          <w:t xml:space="preserve"> </w:t>
        </w:r>
      </w:ins>
      <w:ins w:id="434" w:author="Oscar Esteban Juarez Paz" w:date="2026-10-31T18:43:00Z" w16du:dateUtc="2026-10-31T18:43:00Z">
        <w:r>
          <w:t>(at n = 50)</w:t>
        </w:r>
      </w:ins>
      <w:ins w:id="435" w:author="Oscar Esteban Juarez Paz" w:date="2026-10-31T18:45:00Z" w16du:dateUtc="2026-10-31T18:45:00Z">
        <w:r>
          <w:t>.</w:t>
        </w:r>
      </w:ins>
    </w:p>
    <w:p w14:paraId="5A7A9045" w14:textId="268949F5" w:rsidR="00047930" w:rsidRDefault="00047930" w:rsidP="00047930">
      <w:pPr>
        <w:pStyle w:val="Caption"/>
        <w:keepNext/>
        <w:rPr>
          <w:ins w:id="436" w:author="Oscar Esteban Juarez Paz" w:date="2026-10-31T18:53:00Z" w16du:dateUtc="2026-10-31T18:53:00Z"/>
        </w:rPr>
        <w:pPrChange w:id="437" w:author="Oscar Esteban Juarez Paz" w:date="2026-10-31T18:53:00Z" w16du:dateUtc="2026-10-31T18:53:00Z">
          <w:pPr/>
        </w:pPrChange>
      </w:pPr>
    </w:p>
    <w:tbl>
      <w:tblPr>
        <w:tblW w:w="2700" w:type="dxa"/>
        <w:jc w:val="center"/>
        <w:tblLook w:val="04A0" w:firstRow="1" w:lastRow="0" w:firstColumn="1" w:lastColumn="0" w:noHBand="0" w:noVBand="1"/>
        <w:tblPrChange w:id="438" w:author="Oscar Esteban Juarez Paz" w:date="2026-10-31T18:53:00Z" w16du:dateUtc="2026-10-31T18:53:00Z">
          <w:tblPr>
            <w:tblW w:w="2700" w:type="dxa"/>
            <w:tblLook w:val="04A0" w:firstRow="1" w:lastRow="0" w:firstColumn="1" w:lastColumn="0" w:noHBand="0" w:noVBand="1"/>
          </w:tblPr>
        </w:tblPrChange>
      </w:tblPr>
      <w:tblGrid>
        <w:gridCol w:w="1020"/>
        <w:gridCol w:w="1680"/>
        <w:tblGridChange w:id="439">
          <w:tblGrid>
            <w:gridCol w:w="1020"/>
            <w:gridCol w:w="1680"/>
          </w:tblGrid>
        </w:tblGridChange>
      </w:tblGrid>
      <w:tr w:rsidR="00047930" w:rsidRPr="00047930" w14:paraId="2F777A85" w14:textId="77777777" w:rsidTr="00047930">
        <w:trPr>
          <w:trHeight w:val="292"/>
          <w:jc w:val="center"/>
          <w:ins w:id="440" w:author="Oscar Esteban Juarez Paz" w:date="2026-10-31T18:53:00Z" w16du:dateUtc="2026-10-31T18:53:00Z"/>
          <w:trPrChange w:id="441" w:author="Oscar Esteban Juarez Paz" w:date="2026-10-31T18:53:00Z" w16du:dateUtc="2026-10-31T18:53:00Z">
            <w:trPr>
              <w:trHeight w:val="292"/>
            </w:trPr>
          </w:trPrChange>
        </w:trPr>
        <w:tc>
          <w:tcPr>
            <w:tcW w:w="1020" w:type="dxa"/>
            <w:tcBorders>
              <w:top w:val="single" w:sz="4" w:space="0" w:color="61CBF3"/>
              <w:left w:val="single" w:sz="4" w:space="0" w:color="61CBF3"/>
              <w:bottom w:val="single" w:sz="4" w:space="0" w:color="61CBF3"/>
              <w:right w:val="nil"/>
            </w:tcBorders>
            <w:shd w:val="clear" w:color="0F9ED5" w:fill="0F9ED5"/>
            <w:noWrap/>
            <w:vAlign w:val="bottom"/>
            <w:hideMark/>
            <w:tcPrChange w:id="442" w:author="Oscar Esteban Juarez Paz" w:date="2026-10-31T18:53:00Z" w16du:dateUtc="2026-10-31T18:53:00Z">
              <w:tcPr>
                <w:tcW w:w="1020" w:type="dxa"/>
                <w:tcBorders>
                  <w:top w:val="single" w:sz="4" w:space="0" w:color="61CBF3"/>
                  <w:left w:val="single" w:sz="4" w:space="0" w:color="61CBF3"/>
                  <w:bottom w:val="single" w:sz="4" w:space="0" w:color="61CBF3"/>
                  <w:right w:val="nil"/>
                </w:tcBorders>
                <w:shd w:val="clear" w:color="0F9ED5" w:fill="0F9ED5"/>
                <w:noWrap/>
                <w:vAlign w:val="bottom"/>
                <w:hideMark/>
              </w:tcPr>
            </w:tcPrChange>
          </w:tcPr>
          <w:p w14:paraId="0E3C5C42" w14:textId="77777777" w:rsidR="00047930" w:rsidRPr="00047930" w:rsidRDefault="00047930" w:rsidP="00047930">
            <w:pPr>
              <w:spacing w:after="0" w:line="240" w:lineRule="auto"/>
              <w:rPr>
                <w:ins w:id="443" w:author="Oscar Esteban Juarez Paz" w:date="2026-10-31T18:53:00Z" w16du:dateUtc="2026-10-31T18:53:00Z"/>
                <w:rFonts w:ascii="Aptos Narrow" w:eastAsia="Times New Roman" w:hAnsi="Aptos Narrow" w:cs="Times New Roman"/>
                <w:b/>
                <w:bCs/>
                <w:color w:val="FFFFFF"/>
              </w:rPr>
            </w:pPr>
            <w:ins w:id="444" w:author="Oscar Esteban Juarez Paz" w:date="2026-10-31T18:53:00Z" w16du:dateUtc="2026-10-31T18:53:00Z">
              <w:r w:rsidRPr="00047930">
                <w:rPr>
                  <w:rFonts w:ascii="Aptos Narrow" w:eastAsia="Times New Roman" w:hAnsi="Aptos Narrow" w:cs="Times New Roman"/>
                  <w:b/>
                  <w:bCs/>
                  <w:color w:val="FFFFFF"/>
                </w:rPr>
                <w:t>n</w:t>
              </w:r>
            </w:ins>
          </w:p>
        </w:tc>
        <w:tc>
          <w:tcPr>
            <w:tcW w:w="1680" w:type="dxa"/>
            <w:tcBorders>
              <w:top w:val="single" w:sz="4" w:space="0" w:color="61CBF3"/>
              <w:left w:val="nil"/>
              <w:bottom w:val="single" w:sz="4" w:space="0" w:color="61CBF3"/>
              <w:right w:val="single" w:sz="4" w:space="0" w:color="61CBF3"/>
            </w:tcBorders>
            <w:shd w:val="clear" w:color="0F9ED5" w:fill="0F9ED5"/>
            <w:noWrap/>
            <w:vAlign w:val="bottom"/>
            <w:hideMark/>
            <w:tcPrChange w:id="445" w:author="Oscar Esteban Juarez Paz" w:date="2026-10-31T18:53:00Z" w16du:dateUtc="2026-10-31T18:53:00Z">
              <w:tcPr>
                <w:tcW w:w="1680" w:type="dxa"/>
                <w:tcBorders>
                  <w:top w:val="single" w:sz="4" w:space="0" w:color="61CBF3"/>
                  <w:left w:val="nil"/>
                  <w:bottom w:val="single" w:sz="4" w:space="0" w:color="61CBF3"/>
                  <w:right w:val="single" w:sz="4" w:space="0" w:color="61CBF3"/>
                </w:tcBorders>
                <w:shd w:val="clear" w:color="0F9ED5" w:fill="0F9ED5"/>
                <w:noWrap/>
                <w:vAlign w:val="bottom"/>
                <w:hideMark/>
              </w:tcPr>
            </w:tcPrChange>
          </w:tcPr>
          <w:p w14:paraId="3CAC0CE5" w14:textId="77777777" w:rsidR="00047930" w:rsidRPr="00047930" w:rsidRDefault="00047930" w:rsidP="00047930">
            <w:pPr>
              <w:spacing w:after="0" w:line="240" w:lineRule="auto"/>
              <w:rPr>
                <w:ins w:id="446" w:author="Oscar Esteban Juarez Paz" w:date="2026-10-31T18:53:00Z" w16du:dateUtc="2026-10-31T18:53:00Z"/>
                <w:rFonts w:ascii="Aptos Narrow" w:eastAsia="Times New Roman" w:hAnsi="Aptos Narrow" w:cs="Times New Roman"/>
                <w:b/>
                <w:bCs/>
                <w:color w:val="FFFFFF"/>
              </w:rPr>
            </w:pPr>
            <w:proofErr w:type="gramStart"/>
            <w:ins w:id="447" w:author="Oscar Esteban Juarez Paz" w:date="2026-10-31T18:53:00Z" w16du:dateUtc="2026-10-31T18:53:00Z">
              <w:r w:rsidRPr="00047930">
                <w:rPr>
                  <w:rFonts w:ascii="Aptos Narrow" w:eastAsia="Times New Roman" w:hAnsi="Aptos Narrow" w:cs="Times New Roman"/>
                  <w:b/>
                  <w:bCs/>
                  <w:color w:val="FFFFFF"/>
                </w:rPr>
                <w:t>P(</w:t>
              </w:r>
              <w:proofErr w:type="gramEnd"/>
              <w:r w:rsidRPr="00047930">
                <w:rPr>
                  <w:rFonts w:ascii="Aptos Narrow" w:eastAsia="Times New Roman" w:hAnsi="Aptos Narrow" w:cs="Times New Roman"/>
                  <w:b/>
                  <w:bCs/>
                  <w:color w:val="FFFFFF"/>
                </w:rPr>
                <w:t>Echo &gt;= 75%)</w:t>
              </w:r>
            </w:ins>
          </w:p>
        </w:tc>
      </w:tr>
      <w:tr w:rsidR="00047930" w:rsidRPr="00047930" w14:paraId="29D0CCE5" w14:textId="77777777" w:rsidTr="00047930">
        <w:trPr>
          <w:trHeight w:val="292"/>
          <w:jc w:val="center"/>
          <w:ins w:id="448" w:author="Oscar Esteban Juarez Paz" w:date="2026-10-31T18:53:00Z" w16du:dateUtc="2026-10-31T18:53:00Z"/>
          <w:trPrChange w:id="449" w:author="Oscar Esteban Juarez Paz" w:date="2026-10-31T18:53:00Z" w16du:dateUtc="2026-10-31T18:53:00Z">
            <w:trPr>
              <w:trHeight w:val="292"/>
            </w:trPr>
          </w:trPrChange>
        </w:trPr>
        <w:tc>
          <w:tcPr>
            <w:tcW w:w="1020" w:type="dxa"/>
            <w:tcBorders>
              <w:top w:val="single" w:sz="4" w:space="0" w:color="61CBF3"/>
              <w:left w:val="single" w:sz="4" w:space="0" w:color="61CBF3"/>
              <w:bottom w:val="single" w:sz="4" w:space="0" w:color="61CBF3"/>
              <w:right w:val="nil"/>
            </w:tcBorders>
            <w:shd w:val="clear" w:color="CAEDFB" w:fill="CAEDFB"/>
            <w:noWrap/>
            <w:vAlign w:val="bottom"/>
            <w:hideMark/>
            <w:tcPrChange w:id="450" w:author="Oscar Esteban Juarez Paz" w:date="2026-10-31T18:53:00Z" w16du:dateUtc="2026-10-31T18:53:00Z">
              <w:tcPr>
                <w:tcW w:w="1020" w:type="dxa"/>
                <w:tcBorders>
                  <w:top w:val="single" w:sz="4" w:space="0" w:color="61CBF3"/>
                  <w:left w:val="single" w:sz="4" w:space="0" w:color="61CBF3"/>
                  <w:bottom w:val="single" w:sz="4" w:space="0" w:color="61CBF3"/>
                  <w:right w:val="nil"/>
                </w:tcBorders>
                <w:shd w:val="clear" w:color="CAEDFB" w:fill="CAEDFB"/>
                <w:noWrap/>
                <w:vAlign w:val="bottom"/>
                <w:hideMark/>
              </w:tcPr>
            </w:tcPrChange>
          </w:tcPr>
          <w:p w14:paraId="15A4052E" w14:textId="77777777" w:rsidR="00047930" w:rsidRPr="00047930" w:rsidRDefault="00047930" w:rsidP="00047930">
            <w:pPr>
              <w:spacing w:after="0" w:line="240" w:lineRule="auto"/>
              <w:jc w:val="right"/>
              <w:rPr>
                <w:ins w:id="451" w:author="Oscar Esteban Juarez Paz" w:date="2026-10-31T18:53:00Z" w16du:dateUtc="2026-10-31T18:53:00Z"/>
                <w:rFonts w:ascii="Aptos Narrow" w:eastAsia="Times New Roman" w:hAnsi="Aptos Narrow" w:cs="Times New Roman"/>
                <w:color w:val="000000"/>
              </w:rPr>
            </w:pPr>
            <w:ins w:id="452" w:author="Oscar Esteban Juarez Paz" w:date="2026-10-31T18:53:00Z" w16du:dateUtc="2026-10-31T18:53:00Z">
              <w:r w:rsidRPr="00047930">
                <w:rPr>
                  <w:rFonts w:ascii="Aptos Narrow" w:eastAsia="Times New Roman" w:hAnsi="Aptos Narrow" w:cs="Times New Roman"/>
                  <w:color w:val="000000"/>
                </w:rPr>
                <w:t>6</w:t>
              </w:r>
            </w:ins>
          </w:p>
        </w:tc>
        <w:tc>
          <w:tcPr>
            <w:tcW w:w="1680" w:type="dxa"/>
            <w:tcBorders>
              <w:top w:val="single" w:sz="4" w:space="0" w:color="61CBF3"/>
              <w:left w:val="nil"/>
              <w:bottom w:val="single" w:sz="4" w:space="0" w:color="61CBF3"/>
              <w:right w:val="single" w:sz="4" w:space="0" w:color="61CBF3"/>
            </w:tcBorders>
            <w:shd w:val="clear" w:color="CAEDFB" w:fill="CAEDFB"/>
            <w:noWrap/>
            <w:vAlign w:val="bottom"/>
            <w:hideMark/>
            <w:tcPrChange w:id="453" w:author="Oscar Esteban Juarez Paz" w:date="2026-10-31T18:53:00Z" w16du:dateUtc="2026-10-31T18:53:00Z">
              <w:tcPr>
                <w:tcW w:w="1680" w:type="dxa"/>
                <w:tcBorders>
                  <w:top w:val="single" w:sz="4" w:space="0" w:color="61CBF3"/>
                  <w:left w:val="nil"/>
                  <w:bottom w:val="single" w:sz="4" w:space="0" w:color="61CBF3"/>
                  <w:right w:val="single" w:sz="4" w:space="0" w:color="61CBF3"/>
                </w:tcBorders>
                <w:shd w:val="clear" w:color="CAEDFB" w:fill="CAEDFB"/>
                <w:noWrap/>
                <w:vAlign w:val="bottom"/>
                <w:hideMark/>
              </w:tcPr>
            </w:tcPrChange>
          </w:tcPr>
          <w:p w14:paraId="5067666A" w14:textId="77777777" w:rsidR="00047930" w:rsidRPr="00047930" w:rsidRDefault="00047930" w:rsidP="00047930">
            <w:pPr>
              <w:spacing w:after="0" w:line="240" w:lineRule="auto"/>
              <w:jc w:val="right"/>
              <w:rPr>
                <w:ins w:id="454" w:author="Oscar Esteban Juarez Paz" w:date="2026-10-31T18:53:00Z" w16du:dateUtc="2026-10-31T18:53:00Z"/>
                <w:rFonts w:ascii="Aptos Narrow" w:eastAsia="Times New Roman" w:hAnsi="Aptos Narrow" w:cs="Times New Roman"/>
                <w:color w:val="000000"/>
              </w:rPr>
            </w:pPr>
            <w:ins w:id="455" w:author="Oscar Esteban Juarez Paz" w:date="2026-10-31T18:53:00Z" w16du:dateUtc="2026-10-31T18:53:00Z">
              <w:r w:rsidRPr="00047930">
                <w:rPr>
                  <w:rFonts w:ascii="Aptos Narrow" w:eastAsia="Times New Roman" w:hAnsi="Aptos Narrow" w:cs="Times New Roman"/>
                  <w:color w:val="000000"/>
                </w:rPr>
                <w:t>0.616</w:t>
              </w:r>
            </w:ins>
          </w:p>
        </w:tc>
      </w:tr>
      <w:tr w:rsidR="00047930" w:rsidRPr="00047930" w14:paraId="28D45E3C" w14:textId="77777777" w:rsidTr="00047930">
        <w:trPr>
          <w:trHeight w:val="292"/>
          <w:jc w:val="center"/>
          <w:ins w:id="456" w:author="Oscar Esteban Juarez Paz" w:date="2026-10-31T18:53:00Z" w16du:dateUtc="2026-10-31T18:53:00Z"/>
          <w:trPrChange w:id="457" w:author="Oscar Esteban Juarez Paz" w:date="2026-10-31T18:53:00Z" w16du:dateUtc="2026-10-31T18:53:00Z">
            <w:trPr>
              <w:trHeight w:val="292"/>
            </w:trPr>
          </w:trPrChange>
        </w:trPr>
        <w:tc>
          <w:tcPr>
            <w:tcW w:w="1020" w:type="dxa"/>
            <w:tcBorders>
              <w:top w:val="single" w:sz="4" w:space="0" w:color="61CBF3"/>
              <w:left w:val="single" w:sz="4" w:space="0" w:color="61CBF3"/>
              <w:bottom w:val="single" w:sz="4" w:space="0" w:color="61CBF3"/>
              <w:right w:val="nil"/>
            </w:tcBorders>
            <w:noWrap/>
            <w:vAlign w:val="bottom"/>
            <w:hideMark/>
            <w:tcPrChange w:id="458" w:author="Oscar Esteban Juarez Paz" w:date="2026-10-31T18:53:00Z" w16du:dateUtc="2026-10-31T18:53:00Z">
              <w:tcPr>
                <w:tcW w:w="1020" w:type="dxa"/>
                <w:tcBorders>
                  <w:top w:val="single" w:sz="4" w:space="0" w:color="61CBF3"/>
                  <w:left w:val="single" w:sz="4" w:space="0" w:color="61CBF3"/>
                  <w:bottom w:val="single" w:sz="4" w:space="0" w:color="61CBF3"/>
                  <w:right w:val="nil"/>
                </w:tcBorders>
                <w:noWrap/>
                <w:vAlign w:val="bottom"/>
                <w:hideMark/>
              </w:tcPr>
            </w:tcPrChange>
          </w:tcPr>
          <w:p w14:paraId="4A51459B" w14:textId="77777777" w:rsidR="00047930" w:rsidRPr="00047930" w:rsidRDefault="00047930" w:rsidP="00047930">
            <w:pPr>
              <w:spacing w:after="0" w:line="240" w:lineRule="auto"/>
              <w:jc w:val="right"/>
              <w:rPr>
                <w:ins w:id="459" w:author="Oscar Esteban Juarez Paz" w:date="2026-10-31T18:53:00Z" w16du:dateUtc="2026-10-31T18:53:00Z"/>
                <w:rFonts w:ascii="Aptos Narrow" w:eastAsia="Times New Roman" w:hAnsi="Aptos Narrow" w:cs="Times New Roman"/>
                <w:color w:val="000000"/>
              </w:rPr>
            </w:pPr>
            <w:ins w:id="460" w:author="Oscar Esteban Juarez Paz" w:date="2026-10-31T18:53:00Z" w16du:dateUtc="2026-10-31T18:53:00Z">
              <w:r w:rsidRPr="00047930">
                <w:rPr>
                  <w:rFonts w:ascii="Aptos Narrow" w:eastAsia="Times New Roman" w:hAnsi="Aptos Narrow" w:cs="Times New Roman"/>
                  <w:color w:val="000000"/>
                </w:rPr>
                <w:t>20</w:t>
              </w:r>
            </w:ins>
          </w:p>
        </w:tc>
        <w:tc>
          <w:tcPr>
            <w:tcW w:w="1680" w:type="dxa"/>
            <w:tcBorders>
              <w:top w:val="single" w:sz="4" w:space="0" w:color="61CBF3"/>
              <w:left w:val="nil"/>
              <w:bottom w:val="single" w:sz="4" w:space="0" w:color="61CBF3"/>
              <w:right w:val="single" w:sz="4" w:space="0" w:color="61CBF3"/>
            </w:tcBorders>
            <w:noWrap/>
            <w:vAlign w:val="bottom"/>
            <w:hideMark/>
            <w:tcPrChange w:id="461" w:author="Oscar Esteban Juarez Paz" w:date="2026-10-31T18:53:00Z" w16du:dateUtc="2026-10-31T18:53:00Z">
              <w:tcPr>
                <w:tcW w:w="1680" w:type="dxa"/>
                <w:tcBorders>
                  <w:top w:val="single" w:sz="4" w:space="0" w:color="61CBF3"/>
                  <w:left w:val="nil"/>
                  <w:bottom w:val="single" w:sz="4" w:space="0" w:color="61CBF3"/>
                  <w:right w:val="single" w:sz="4" w:space="0" w:color="61CBF3"/>
                </w:tcBorders>
                <w:noWrap/>
                <w:vAlign w:val="bottom"/>
                <w:hideMark/>
              </w:tcPr>
            </w:tcPrChange>
          </w:tcPr>
          <w:p w14:paraId="2AE83209" w14:textId="77777777" w:rsidR="00047930" w:rsidRPr="00047930" w:rsidRDefault="00047930" w:rsidP="00047930">
            <w:pPr>
              <w:spacing w:after="0" w:line="240" w:lineRule="auto"/>
              <w:jc w:val="right"/>
              <w:rPr>
                <w:ins w:id="462" w:author="Oscar Esteban Juarez Paz" w:date="2026-10-31T18:53:00Z" w16du:dateUtc="2026-10-31T18:53:00Z"/>
                <w:rFonts w:ascii="Aptos Narrow" w:eastAsia="Times New Roman" w:hAnsi="Aptos Narrow" w:cs="Times New Roman"/>
                <w:color w:val="000000"/>
              </w:rPr>
            </w:pPr>
            <w:ins w:id="463" w:author="Oscar Esteban Juarez Paz" w:date="2026-10-31T18:53:00Z" w16du:dateUtc="2026-10-31T18:53:00Z">
              <w:r w:rsidRPr="00047930">
                <w:rPr>
                  <w:rFonts w:ascii="Aptos Narrow" w:eastAsia="Times New Roman" w:hAnsi="Aptos Narrow" w:cs="Times New Roman"/>
                  <w:color w:val="000000"/>
                </w:rPr>
                <w:t>0.748</w:t>
              </w:r>
            </w:ins>
          </w:p>
        </w:tc>
      </w:tr>
      <w:tr w:rsidR="00047930" w:rsidRPr="00047930" w14:paraId="4A9DA030" w14:textId="77777777" w:rsidTr="00047930">
        <w:trPr>
          <w:trHeight w:val="292"/>
          <w:jc w:val="center"/>
          <w:ins w:id="464" w:author="Oscar Esteban Juarez Paz" w:date="2026-10-31T18:53:00Z" w16du:dateUtc="2026-10-31T18:53:00Z"/>
          <w:trPrChange w:id="465" w:author="Oscar Esteban Juarez Paz" w:date="2026-10-31T18:53:00Z" w16du:dateUtc="2026-10-31T18:53:00Z">
            <w:trPr>
              <w:trHeight w:val="292"/>
            </w:trPr>
          </w:trPrChange>
        </w:trPr>
        <w:tc>
          <w:tcPr>
            <w:tcW w:w="1020" w:type="dxa"/>
            <w:tcBorders>
              <w:top w:val="single" w:sz="4" w:space="0" w:color="61CBF3"/>
              <w:left w:val="single" w:sz="4" w:space="0" w:color="61CBF3"/>
              <w:bottom w:val="single" w:sz="4" w:space="0" w:color="61CBF3"/>
              <w:right w:val="nil"/>
            </w:tcBorders>
            <w:shd w:val="clear" w:color="CAEDFB" w:fill="CAEDFB"/>
            <w:noWrap/>
            <w:vAlign w:val="bottom"/>
            <w:hideMark/>
            <w:tcPrChange w:id="466" w:author="Oscar Esteban Juarez Paz" w:date="2026-10-31T18:53:00Z" w16du:dateUtc="2026-10-31T18:53:00Z">
              <w:tcPr>
                <w:tcW w:w="1020" w:type="dxa"/>
                <w:tcBorders>
                  <w:top w:val="single" w:sz="4" w:space="0" w:color="61CBF3"/>
                  <w:left w:val="single" w:sz="4" w:space="0" w:color="61CBF3"/>
                  <w:bottom w:val="single" w:sz="4" w:space="0" w:color="61CBF3"/>
                  <w:right w:val="nil"/>
                </w:tcBorders>
                <w:shd w:val="clear" w:color="CAEDFB" w:fill="CAEDFB"/>
                <w:noWrap/>
                <w:vAlign w:val="bottom"/>
                <w:hideMark/>
              </w:tcPr>
            </w:tcPrChange>
          </w:tcPr>
          <w:p w14:paraId="762FEAE7" w14:textId="77777777" w:rsidR="00047930" w:rsidRPr="00047930" w:rsidRDefault="00047930" w:rsidP="00047930">
            <w:pPr>
              <w:spacing w:after="0" w:line="240" w:lineRule="auto"/>
              <w:jc w:val="right"/>
              <w:rPr>
                <w:ins w:id="467" w:author="Oscar Esteban Juarez Paz" w:date="2026-10-31T18:53:00Z" w16du:dateUtc="2026-10-31T18:53:00Z"/>
                <w:rFonts w:ascii="Aptos Narrow" w:eastAsia="Times New Roman" w:hAnsi="Aptos Narrow" w:cs="Times New Roman"/>
                <w:color w:val="000000"/>
              </w:rPr>
            </w:pPr>
            <w:ins w:id="468" w:author="Oscar Esteban Juarez Paz" w:date="2026-10-31T18:53:00Z" w16du:dateUtc="2026-10-31T18:53:00Z">
              <w:r w:rsidRPr="00047930">
                <w:rPr>
                  <w:rFonts w:ascii="Aptos Narrow" w:eastAsia="Times New Roman" w:hAnsi="Aptos Narrow" w:cs="Times New Roman"/>
                  <w:color w:val="000000"/>
                </w:rPr>
                <w:t>50</w:t>
              </w:r>
            </w:ins>
          </w:p>
        </w:tc>
        <w:tc>
          <w:tcPr>
            <w:tcW w:w="1680" w:type="dxa"/>
            <w:tcBorders>
              <w:top w:val="single" w:sz="4" w:space="0" w:color="61CBF3"/>
              <w:left w:val="nil"/>
              <w:bottom w:val="single" w:sz="4" w:space="0" w:color="61CBF3"/>
              <w:right w:val="single" w:sz="4" w:space="0" w:color="61CBF3"/>
            </w:tcBorders>
            <w:shd w:val="clear" w:color="CAEDFB" w:fill="CAEDFB"/>
            <w:noWrap/>
            <w:vAlign w:val="bottom"/>
            <w:hideMark/>
            <w:tcPrChange w:id="469" w:author="Oscar Esteban Juarez Paz" w:date="2026-10-31T18:53:00Z" w16du:dateUtc="2026-10-31T18:53:00Z">
              <w:tcPr>
                <w:tcW w:w="1680" w:type="dxa"/>
                <w:tcBorders>
                  <w:top w:val="single" w:sz="4" w:space="0" w:color="61CBF3"/>
                  <w:left w:val="nil"/>
                  <w:bottom w:val="single" w:sz="4" w:space="0" w:color="61CBF3"/>
                  <w:right w:val="single" w:sz="4" w:space="0" w:color="61CBF3"/>
                </w:tcBorders>
                <w:shd w:val="clear" w:color="CAEDFB" w:fill="CAEDFB"/>
                <w:noWrap/>
                <w:vAlign w:val="bottom"/>
                <w:hideMark/>
              </w:tcPr>
            </w:tcPrChange>
          </w:tcPr>
          <w:p w14:paraId="27538838" w14:textId="77777777" w:rsidR="00047930" w:rsidRPr="00047930" w:rsidRDefault="00047930" w:rsidP="00047930">
            <w:pPr>
              <w:spacing w:after="0" w:line="240" w:lineRule="auto"/>
              <w:jc w:val="right"/>
              <w:rPr>
                <w:ins w:id="470" w:author="Oscar Esteban Juarez Paz" w:date="2026-10-31T18:53:00Z" w16du:dateUtc="2026-10-31T18:53:00Z"/>
                <w:rFonts w:ascii="Aptos Narrow" w:eastAsia="Times New Roman" w:hAnsi="Aptos Narrow" w:cs="Times New Roman"/>
                <w:color w:val="000000"/>
              </w:rPr>
            </w:pPr>
            <w:ins w:id="471" w:author="Oscar Esteban Juarez Paz" w:date="2026-10-31T18:53:00Z" w16du:dateUtc="2026-10-31T18:53:00Z">
              <w:r w:rsidRPr="00047930">
                <w:rPr>
                  <w:rFonts w:ascii="Aptos Narrow" w:eastAsia="Times New Roman" w:hAnsi="Aptos Narrow" w:cs="Times New Roman"/>
                  <w:color w:val="000000"/>
                </w:rPr>
                <w:t>0.726</w:t>
              </w:r>
            </w:ins>
          </w:p>
        </w:tc>
      </w:tr>
      <w:tr w:rsidR="00047930" w:rsidRPr="00047930" w14:paraId="19FA224D" w14:textId="77777777" w:rsidTr="00047930">
        <w:trPr>
          <w:trHeight w:val="292"/>
          <w:jc w:val="center"/>
          <w:ins w:id="472" w:author="Oscar Esteban Juarez Paz" w:date="2026-10-31T18:53:00Z" w16du:dateUtc="2026-10-31T18:53:00Z"/>
          <w:trPrChange w:id="473" w:author="Oscar Esteban Juarez Paz" w:date="2026-10-31T18:53:00Z" w16du:dateUtc="2026-10-31T18:53:00Z">
            <w:trPr>
              <w:trHeight w:val="292"/>
            </w:trPr>
          </w:trPrChange>
        </w:trPr>
        <w:tc>
          <w:tcPr>
            <w:tcW w:w="1020" w:type="dxa"/>
            <w:tcBorders>
              <w:top w:val="single" w:sz="4" w:space="0" w:color="61CBF3"/>
              <w:left w:val="single" w:sz="4" w:space="0" w:color="61CBF3"/>
              <w:bottom w:val="single" w:sz="4" w:space="0" w:color="61CBF3"/>
              <w:right w:val="nil"/>
            </w:tcBorders>
            <w:noWrap/>
            <w:vAlign w:val="bottom"/>
            <w:hideMark/>
            <w:tcPrChange w:id="474" w:author="Oscar Esteban Juarez Paz" w:date="2026-10-31T18:53:00Z" w16du:dateUtc="2026-10-31T18:53:00Z">
              <w:tcPr>
                <w:tcW w:w="1020" w:type="dxa"/>
                <w:tcBorders>
                  <w:top w:val="single" w:sz="4" w:space="0" w:color="61CBF3"/>
                  <w:left w:val="single" w:sz="4" w:space="0" w:color="61CBF3"/>
                  <w:bottom w:val="single" w:sz="4" w:space="0" w:color="61CBF3"/>
                  <w:right w:val="nil"/>
                </w:tcBorders>
                <w:noWrap/>
                <w:vAlign w:val="bottom"/>
                <w:hideMark/>
              </w:tcPr>
            </w:tcPrChange>
          </w:tcPr>
          <w:p w14:paraId="1C173518" w14:textId="77777777" w:rsidR="00047930" w:rsidRPr="00047930" w:rsidRDefault="00047930" w:rsidP="00047930">
            <w:pPr>
              <w:spacing w:after="0" w:line="240" w:lineRule="auto"/>
              <w:jc w:val="right"/>
              <w:rPr>
                <w:ins w:id="475" w:author="Oscar Esteban Juarez Paz" w:date="2026-10-31T18:53:00Z" w16du:dateUtc="2026-10-31T18:53:00Z"/>
                <w:rFonts w:ascii="Aptos Narrow" w:eastAsia="Times New Roman" w:hAnsi="Aptos Narrow" w:cs="Times New Roman"/>
                <w:color w:val="000000"/>
              </w:rPr>
            </w:pPr>
            <w:ins w:id="476" w:author="Oscar Esteban Juarez Paz" w:date="2026-10-31T18:53:00Z" w16du:dateUtc="2026-10-31T18:53:00Z">
              <w:r w:rsidRPr="00047930">
                <w:rPr>
                  <w:rFonts w:ascii="Aptos Narrow" w:eastAsia="Times New Roman" w:hAnsi="Aptos Narrow" w:cs="Times New Roman"/>
                  <w:color w:val="000000"/>
                </w:rPr>
                <w:t>100</w:t>
              </w:r>
            </w:ins>
          </w:p>
        </w:tc>
        <w:tc>
          <w:tcPr>
            <w:tcW w:w="1680" w:type="dxa"/>
            <w:tcBorders>
              <w:top w:val="single" w:sz="4" w:space="0" w:color="61CBF3"/>
              <w:left w:val="nil"/>
              <w:bottom w:val="single" w:sz="4" w:space="0" w:color="61CBF3"/>
              <w:right w:val="single" w:sz="4" w:space="0" w:color="61CBF3"/>
            </w:tcBorders>
            <w:noWrap/>
            <w:vAlign w:val="bottom"/>
            <w:hideMark/>
            <w:tcPrChange w:id="477" w:author="Oscar Esteban Juarez Paz" w:date="2026-10-31T18:53:00Z" w16du:dateUtc="2026-10-31T18:53:00Z">
              <w:tcPr>
                <w:tcW w:w="1680" w:type="dxa"/>
                <w:tcBorders>
                  <w:top w:val="single" w:sz="4" w:space="0" w:color="61CBF3"/>
                  <w:left w:val="nil"/>
                  <w:bottom w:val="single" w:sz="4" w:space="0" w:color="61CBF3"/>
                  <w:right w:val="single" w:sz="4" w:space="0" w:color="61CBF3"/>
                </w:tcBorders>
                <w:noWrap/>
                <w:vAlign w:val="bottom"/>
                <w:hideMark/>
              </w:tcPr>
            </w:tcPrChange>
          </w:tcPr>
          <w:p w14:paraId="415CA386" w14:textId="77777777" w:rsidR="00047930" w:rsidRPr="00047930" w:rsidRDefault="00047930" w:rsidP="00047930">
            <w:pPr>
              <w:keepNext/>
              <w:spacing w:after="0" w:line="240" w:lineRule="auto"/>
              <w:jc w:val="right"/>
              <w:rPr>
                <w:ins w:id="478" w:author="Oscar Esteban Juarez Paz" w:date="2026-10-31T18:53:00Z" w16du:dateUtc="2026-10-31T18:53:00Z"/>
                <w:rFonts w:ascii="Aptos Narrow" w:eastAsia="Times New Roman" w:hAnsi="Aptos Narrow" w:cs="Times New Roman"/>
                <w:color w:val="000000"/>
              </w:rPr>
              <w:pPrChange w:id="479" w:author="Oscar Esteban Juarez Paz" w:date="2026-10-31T18:54:00Z" w16du:dateUtc="2026-10-31T18:54:00Z">
                <w:pPr>
                  <w:spacing w:after="0" w:line="240" w:lineRule="auto"/>
                  <w:jc w:val="right"/>
                </w:pPr>
              </w:pPrChange>
            </w:pPr>
            <w:ins w:id="480" w:author="Oscar Esteban Juarez Paz" w:date="2026-10-31T18:53:00Z" w16du:dateUtc="2026-10-31T18:53:00Z">
              <w:r w:rsidRPr="00047930">
                <w:rPr>
                  <w:rFonts w:ascii="Aptos Narrow" w:eastAsia="Times New Roman" w:hAnsi="Aptos Narrow" w:cs="Times New Roman"/>
                  <w:color w:val="000000"/>
                </w:rPr>
                <w:t>0.828</w:t>
              </w:r>
            </w:ins>
          </w:p>
        </w:tc>
      </w:tr>
    </w:tbl>
    <w:p w14:paraId="61C1AC3D" w14:textId="656310B8" w:rsidR="00047930" w:rsidRDefault="00047930" w:rsidP="00047930">
      <w:pPr>
        <w:pStyle w:val="Caption"/>
        <w:jc w:val="center"/>
        <w:rPr>
          <w:ins w:id="481" w:author="Oscar Esteban Juarez Paz" w:date="2026-10-31T18:45:00Z" w16du:dateUtc="2026-10-31T18:45:00Z"/>
        </w:rPr>
        <w:pPrChange w:id="482" w:author="Oscar Esteban Juarez Paz" w:date="2026-10-31T18:54:00Z" w16du:dateUtc="2026-10-31T18:54:00Z">
          <w:pPr>
            <w:jc w:val="both"/>
          </w:pPr>
        </w:pPrChange>
      </w:pPr>
      <w:ins w:id="483" w:author="Oscar Esteban Juarez Paz" w:date="2026-10-31T18:54:00Z" w16du:dateUtc="2026-10-31T18:54:00Z">
        <w:r>
          <w:lastRenderedPageBreak/>
          <w:t xml:space="preserve">Table </w:t>
        </w:r>
        <w:r>
          <w:fldChar w:fldCharType="begin"/>
        </w:r>
        <w:r>
          <w:instrText xml:space="preserve"> SEQ Table \* ARABIC </w:instrText>
        </w:r>
      </w:ins>
      <w:r>
        <w:fldChar w:fldCharType="separate"/>
      </w:r>
      <w:ins w:id="484" w:author="Oscar Esteban Juarez Paz" w:date="2026-10-31T19:32:00Z" w16du:dateUtc="2026-10-31T19:32:00Z">
        <w:r w:rsidR="000C1128">
          <w:rPr>
            <w:noProof/>
          </w:rPr>
          <w:t>1</w:t>
        </w:r>
      </w:ins>
      <w:ins w:id="485" w:author="Oscar Esteban Juarez Paz" w:date="2026-10-31T18:54:00Z" w16du:dateUtc="2026-10-31T18:54:00Z">
        <w:r>
          <w:fldChar w:fldCharType="end"/>
        </w:r>
        <w:r>
          <w:t xml:space="preserve">. </w:t>
        </w:r>
        <w:r w:rsidRPr="002932D1">
          <w:t>Chance of Meeting 75% Target as n Grows</w:t>
        </w:r>
      </w:ins>
    </w:p>
    <w:p w14:paraId="7ECAC6A3" w14:textId="19CDD998" w:rsidR="001047BC" w:rsidRPr="00FC4E2E" w:rsidRDefault="001047BC" w:rsidP="000C1128">
      <w:pPr>
        <w:jc w:val="both"/>
        <w:rPr>
          <w:ins w:id="486" w:author="Oscar Esteban Juarez Paz" w:date="2026-10-31T16:27:00Z" w16du:dateUtc="2026-10-31T16:27:00Z"/>
        </w:rPr>
        <w:pPrChange w:id="487" w:author="Oscar Esteban Juarez Paz" w:date="2026-10-31T19:29:00Z" w16du:dateUtc="2026-10-31T19:29:00Z">
          <w:pPr>
            <w:pStyle w:val="Heading2"/>
          </w:pPr>
        </w:pPrChange>
      </w:pPr>
      <w:ins w:id="488" w:author="Oscar Esteban Juarez Paz" w:date="2026-10-31T18:45:00Z" w16du:dateUtc="2026-10-31T18:45:00Z">
        <w:r>
          <w:t xml:space="preserve">Table 1 shows that the chance of meeting the 75% target rises from 61.6% at n = 6 to 82.8% at n = 100. Because the true rate (of </w:t>
        </w:r>
      </w:ins>
      <w:ins w:id="489" w:author="Oscar Esteban Juarez Paz" w:date="2026-10-31T18:46:00Z" w16du:dateUtc="2026-10-31T18:46:00Z">
        <w:r>
          <w:t>78.4%) is above the target, the more calls are combined and the more reliably the target is met.</w:t>
        </w:r>
      </w:ins>
    </w:p>
    <w:p w14:paraId="39809FFF" w14:textId="5ED59561" w:rsidR="00E04EDA" w:rsidRDefault="00E04EDA" w:rsidP="000C1128">
      <w:pPr>
        <w:pStyle w:val="Heading2"/>
        <w:jc w:val="both"/>
        <w:rPr>
          <w:ins w:id="490" w:author="Oscar Esteban Juarez Paz" w:date="2026-10-31T18:57:00Z" w16du:dateUtc="2026-10-31T18:57:00Z"/>
        </w:rPr>
        <w:pPrChange w:id="491" w:author="Oscar Esteban Juarez Paz" w:date="2026-10-31T19:29:00Z" w16du:dateUtc="2026-10-31T19:29:00Z">
          <w:pPr>
            <w:pStyle w:val="Heading2"/>
          </w:pPr>
        </w:pPrChange>
      </w:pPr>
      <w:bookmarkStart w:id="492" w:name="_Toc244367968"/>
      <w:ins w:id="493" w:author="Oscar Esteban Juarez Paz" w:date="2026-10-31T16:27:00Z" w16du:dateUtc="2026-10-31T16:27:00Z">
        <w:r>
          <w:t>Poisson</w:t>
        </w:r>
      </w:ins>
      <w:ins w:id="494" w:author="Oscar Esteban Juarez Paz" w:date="2026-10-31T18:56:00Z" w16du:dateUtc="2026-10-31T18:56:00Z">
        <w:r w:rsidR="00E14476">
          <w:t>: Echo Calls per Day</w:t>
        </w:r>
      </w:ins>
      <w:bookmarkEnd w:id="492"/>
    </w:p>
    <w:p w14:paraId="661DF7F4" w14:textId="5506743C" w:rsidR="00E14476" w:rsidRDefault="00E14476" w:rsidP="000C1128">
      <w:pPr>
        <w:jc w:val="both"/>
        <w:rPr>
          <w:ins w:id="495" w:author="Oscar Esteban Juarez Paz" w:date="2026-10-31T18:58:00Z" w16du:dateUtc="2026-10-31T18:58:00Z"/>
        </w:rPr>
        <w:pPrChange w:id="496" w:author="Oscar Esteban Juarez Paz" w:date="2026-10-31T19:29:00Z" w16du:dateUtc="2026-10-31T19:29:00Z">
          <w:pPr/>
        </w:pPrChange>
      </w:pPr>
      <w:ins w:id="497" w:author="Oscar Esteban Juarez Paz" w:date="2026-10-31T18:57:00Z" w16du:dateUtc="2026-10-31T18:57:00Z">
        <w:r w:rsidRPr="00E14476">
          <w:t>The Poisson distribution models t</w:t>
        </w:r>
        <w:r w:rsidRPr="00E14476">
          <w:rPr>
            <w:rPrChange w:id="498" w:author="Oscar Esteban Juarez Paz" w:date="2026-10-31T18:57:00Z" w16du:dateUtc="2026-10-31T18:57:00Z">
              <w:rPr>
                <w:lang w:val="fr-FR"/>
              </w:rPr>
            </w:rPrChange>
          </w:rPr>
          <w:t xml:space="preserve">he </w:t>
        </w:r>
        <w:r>
          <w:t>number of events in a fixes time window when events occur at an average rate of lambda (</w:t>
        </w:r>
      </w:ins>
      <w:ins w:id="499" w:author="Oscar Esteban Juarez Paz" w:date="2026-10-31T18:58:00Z" w16du:dateUtc="2026-10-31T18:58:00Z">
        <w:r>
          <w:t>λ)</w:t>
        </w:r>
      </w:ins>
    </w:p>
    <w:p w14:paraId="5FCD4BAC" w14:textId="34563361" w:rsidR="00E14476" w:rsidRDefault="00E14476" w:rsidP="000C1128">
      <w:pPr>
        <w:jc w:val="both"/>
        <w:rPr>
          <w:ins w:id="500" w:author="Oscar Esteban Juarez Paz" w:date="2026-10-31T18:59:00Z" w16du:dateUtc="2026-10-31T18:59:00Z"/>
        </w:rPr>
        <w:pPrChange w:id="501" w:author="Oscar Esteban Juarez Paz" w:date="2026-10-31T19:29:00Z" w16du:dateUtc="2026-10-31T19:29:00Z">
          <w:pPr>
            <w:jc w:val="center"/>
          </w:pPr>
        </w:pPrChange>
      </w:pPr>
      <m:oMathPara>
        <m:oMath>
          <m:r>
            <w:ins w:id="502" w:author="Oscar Esteban Juarez Paz" w:date="2026-10-31T18:59:00Z" w16du:dateUtc="2026-10-31T18:59:00Z">
              <w:rPr>
                <w:rFonts w:ascii="Cambria Math" w:hAnsi="Cambria Math"/>
              </w:rPr>
              <m:t xml:space="preserve">P(X = k) = </m:t>
            </w:ins>
          </m:r>
          <m:f>
            <m:fPr>
              <m:ctrlPr>
                <w:ins w:id="503" w:author="Oscar Esteban Juarez Paz" w:date="2026-10-31T18:59:00Z" w16du:dateUtc="2026-10-31T18:59:00Z">
                  <w:rPr>
                    <w:rFonts w:ascii="Cambria Math" w:hAnsi="Cambria Math"/>
                  </w:rPr>
                </w:ins>
              </m:ctrlPr>
            </m:fPr>
            <m:num>
              <m:sSup>
                <m:sSupPr>
                  <m:ctrlPr>
                    <w:ins w:id="504" w:author="Oscar Esteban Juarez Paz" w:date="2026-10-31T18:59:00Z" w16du:dateUtc="2026-10-31T18:59:00Z">
                      <w:rPr>
                        <w:rFonts w:ascii="Cambria Math" w:hAnsi="Cambria Math"/>
                      </w:rPr>
                    </w:ins>
                  </m:ctrlPr>
                </m:sSupPr>
                <m:e>
                  <m:r>
                    <w:ins w:id="505" w:author="Oscar Esteban Juarez Paz" w:date="2026-10-31T18:59:00Z" w16du:dateUtc="2026-10-31T18:59:00Z">
                      <w:rPr>
                        <w:rFonts w:ascii="Cambria Math" w:hAnsi="Cambria Math"/>
                      </w:rPr>
                      <m:t>λ</m:t>
                    </w:ins>
                  </m:r>
                </m:e>
                <m:sup>
                  <m:r>
                    <w:ins w:id="506" w:author="Oscar Esteban Juarez Paz" w:date="2026-10-31T18:59:00Z" w16du:dateUtc="2026-10-31T18:59:00Z">
                      <w:rPr>
                        <w:rFonts w:ascii="Cambria Math" w:hAnsi="Cambria Math"/>
                      </w:rPr>
                      <m:t>k</m:t>
                    </w:ins>
                  </m:r>
                </m:sup>
              </m:sSup>
              <m:r>
                <w:ins w:id="507" w:author="Oscar Esteban Juarez Paz" w:date="2026-10-31T18:59:00Z" w16du:dateUtc="2026-10-31T18:59:00Z">
                  <w:rPr>
                    <w:rFonts w:ascii="Cambria Math" w:hAnsi="Cambria Math"/>
                  </w:rPr>
                  <m:t>*</m:t>
                </w:ins>
              </m:r>
              <m:sSup>
                <m:sSupPr>
                  <m:ctrlPr>
                    <w:ins w:id="508" w:author="Oscar Esteban Juarez Paz" w:date="2026-10-31T18:59:00Z" w16du:dateUtc="2026-10-31T18:59:00Z">
                      <w:rPr>
                        <w:rFonts w:ascii="Cambria Math" w:hAnsi="Cambria Math"/>
                      </w:rPr>
                    </w:ins>
                  </m:ctrlPr>
                </m:sSupPr>
                <m:e>
                  <m:r>
                    <w:ins w:id="509" w:author="Oscar Esteban Juarez Paz" w:date="2026-10-31T18:59:00Z" w16du:dateUtc="2026-10-31T18:59:00Z">
                      <w:rPr>
                        <w:rFonts w:ascii="Cambria Math" w:hAnsi="Cambria Math"/>
                      </w:rPr>
                      <m:t>e</m:t>
                    </w:ins>
                  </m:r>
                </m:e>
                <m:sup>
                  <m:r>
                    <w:ins w:id="510" w:author="Oscar Esteban Juarez Paz" w:date="2026-10-31T18:59:00Z" w16du:dateUtc="2026-10-31T18:59:00Z">
                      <w:rPr>
                        <w:rFonts w:ascii="Cambria Math" w:hAnsi="Cambria Math"/>
                      </w:rPr>
                      <m:t>-λ</m:t>
                    </w:ins>
                  </m:r>
                </m:sup>
              </m:sSup>
            </m:num>
            <m:den>
              <m:r>
                <w:ins w:id="511" w:author="Oscar Esteban Juarez Paz" w:date="2026-10-31T18:59:00Z" w16du:dateUtc="2026-10-31T18:59:00Z">
                  <w:rPr>
                    <w:rFonts w:ascii="Cambria Math" w:hAnsi="Cambria Math"/>
                  </w:rPr>
                  <m:t>k!</m:t>
                </w:ins>
              </m:r>
            </m:den>
          </m:f>
        </m:oMath>
      </m:oMathPara>
    </w:p>
    <w:p w14:paraId="1A225F38" w14:textId="0EF54DB2" w:rsidR="00E14476" w:rsidRDefault="00B566F7" w:rsidP="000C1128">
      <w:pPr>
        <w:jc w:val="both"/>
        <w:rPr>
          <w:ins w:id="512" w:author="Oscar Esteban Juarez Paz" w:date="2026-10-31T19:03:00Z" w16du:dateUtc="2026-10-31T19:03:00Z"/>
        </w:rPr>
        <w:pPrChange w:id="513" w:author="Oscar Esteban Juarez Paz" w:date="2026-10-31T19:29:00Z" w16du:dateUtc="2026-10-31T19:29:00Z">
          <w:pPr/>
        </w:pPrChange>
      </w:pPr>
      <w:ins w:id="514" w:author="Oscar Esteban Juarez Paz" w:date="2026-10-31T18:59:00Z" w16du:dateUtc="2026-10-31T18:59:00Z">
        <w:r>
          <w:t xml:space="preserve">Echo calls per day have a mean of </w:t>
        </w:r>
      </w:ins>
      <w:ins w:id="515" w:author="Oscar Esteban Juarez Paz" w:date="2026-10-31T19:01:00Z" w16du:dateUtc="2026-10-31T19:01:00Z">
        <w:r>
          <w:t>5.6 (</w:t>
        </w:r>
        <w:r>
          <w:t>λ</w:t>
        </w:r>
        <w:r>
          <w:t xml:space="preserve">) and a variance of 5.66. </w:t>
        </w:r>
      </w:ins>
      <w:ins w:id="516" w:author="Oscar Esteban Juarez Paz" w:date="2026-10-31T19:02:00Z" w16du:dateUtc="2026-10-31T19:02:00Z">
        <w:r>
          <w:t>For example, the probability of a day with no Echo calls is</w:t>
        </w:r>
      </w:ins>
    </w:p>
    <w:p w14:paraId="5DA2DDDE" w14:textId="433F6CCB" w:rsidR="00B566F7" w:rsidRPr="00B566F7" w:rsidRDefault="00B566F7" w:rsidP="000C1128">
      <w:pPr>
        <w:jc w:val="both"/>
        <w:rPr>
          <w:ins w:id="517" w:author="Oscar Esteban Juarez Paz" w:date="2026-10-31T19:03:00Z" w16du:dateUtc="2026-10-31T19:03:00Z"/>
        </w:rPr>
        <w:pPrChange w:id="518" w:author="Oscar Esteban Juarez Paz" w:date="2026-10-31T19:29:00Z" w16du:dateUtc="2026-10-31T19:29:00Z">
          <w:pPr/>
        </w:pPrChange>
      </w:pPr>
      <m:oMathPara>
        <m:oMath>
          <m:r>
            <w:ins w:id="519" w:author="Oscar Esteban Juarez Paz" w:date="2026-10-31T19:03:00Z" w16du:dateUtc="2026-10-31T19:03:00Z">
              <w:rPr>
                <w:rFonts w:ascii="Cambria Math" w:hAnsi="Cambria Math"/>
              </w:rPr>
              <m:t>P</m:t>
            </w:ins>
          </m:r>
          <m:d>
            <m:dPr>
              <m:ctrlPr>
                <w:ins w:id="520" w:author="Oscar Esteban Juarez Paz" w:date="2026-10-31T19:03:00Z" w16du:dateUtc="2026-10-31T19:03:00Z">
                  <w:rPr>
                    <w:rFonts w:ascii="Cambria Math" w:hAnsi="Cambria Math"/>
                    <w:i/>
                  </w:rPr>
                </w:ins>
              </m:ctrlPr>
            </m:dPr>
            <m:e>
              <m:r>
                <w:ins w:id="521" w:author="Oscar Esteban Juarez Paz" w:date="2026-10-31T19:03:00Z" w16du:dateUtc="2026-10-31T19:03:00Z">
                  <w:rPr>
                    <w:rFonts w:ascii="Cambria Math" w:hAnsi="Cambria Math"/>
                  </w:rPr>
                  <m:t>X=0</m:t>
                </w:ins>
              </m:r>
            </m:e>
          </m:d>
          <m:r>
            <w:ins w:id="522" w:author="Oscar Esteban Juarez Paz" w:date="2026-10-31T19:03:00Z" w16du:dateUtc="2026-10-31T19:03:00Z">
              <w:rPr>
                <w:rFonts w:ascii="Cambria Math" w:hAnsi="Cambria Math"/>
              </w:rPr>
              <m:t>=</m:t>
            </w:ins>
          </m:r>
          <m:sSup>
            <m:sSupPr>
              <m:ctrlPr>
                <w:ins w:id="523" w:author="Oscar Esteban Juarez Paz" w:date="2026-10-31T19:03:00Z" w16du:dateUtc="2026-10-31T19:03:00Z">
                  <w:rPr>
                    <w:rFonts w:ascii="Cambria Math" w:hAnsi="Cambria Math"/>
                    <w:i/>
                  </w:rPr>
                </w:ins>
              </m:ctrlPr>
            </m:sSupPr>
            <m:e>
              <m:r>
                <w:ins w:id="524" w:author="Oscar Esteban Juarez Paz" w:date="2026-10-31T19:03:00Z" w16du:dateUtc="2026-10-31T19:03:00Z">
                  <w:rPr>
                    <w:rFonts w:ascii="Cambria Math" w:hAnsi="Cambria Math"/>
                  </w:rPr>
                  <m:t>e</m:t>
                </w:ins>
              </m:r>
            </m:e>
            <m:sup>
              <m:r>
                <w:ins w:id="525" w:author="Oscar Esteban Juarez Paz" w:date="2026-10-31T19:03:00Z" w16du:dateUtc="2026-10-31T19:03:00Z">
                  <w:rPr>
                    <w:rFonts w:ascii="Cambria Math" w:hAnsi="Cambria Math"/>
                  </w:rPr>
                  <m:t>-5.6</m:t>
                </w:ins>
              </m:r>
            </m:sup>
          </m:sSup>
          <m:r>
            <w:ins w:id="526" w:author="Oscar Esteban Juarez Paz" w:date="2026-10-31T19:03:00Z" w16du:dateUtc="2026-10-31T19:03:00Z">
              <w:rPr>
                <w:rFonts w:ascii="Cambria Math" w:hAnsi="Cambria Math"/>
              </w:rPr>
              <m:t>=0.004</m:t>
            </w:ins>
          </m:r>
        </m:oMath>
      </m:oMathPara>
    </w:p>
    <w:p w14:paraId="033B20FC" w14:textId="53354C55" w:rsidR="00B566F7" w:rsidRDefault="00B566F7" w:rsidP="000C1128">
      <w:pPr>
        <w:jc w:val="both"/>
        <w:rPr>
          <w:ins w:id="527" w:author="Oscar Esteban Juarez Paz" w:date="2026-10-31T19:03:00Z" w16du:dateUtc="2026-10-31T19:03:00Z"/>
        </w:rPr>
        <w:pPrChange w:id="528" w:author="Oscar Esteban Juarez Paz" w:date="2026-10-31T19:29:00Z" w16du:dateUtc="2026-10-31T19:29:00Z">
          <w:pPr/>
        </w:pPrChange>
      </w:pPr>
      <w:ins w:id="529" w:author="Oscar Esteban Juarez Paz" w:date="2026-10-31T19:03:00Z" w16du:dateUtc="2026-10-31T19:03:00Z">
        <w:r>
          <w:t>Which means about one day a year, and 2025 had exactly one such day.</w:t>
        </w:r>
      </w:ins>
    </w:p>
    <w:p w14:paraId="5C977AEC" w14:textId="77777777" w:rsidR="00B566F7" w:rsidRDefault="00B566F7" w:rsidP="00B566F7">
      <w:pPr>
        <w:keepNext/>
        <w:jc w:val="center"/>
        <w:rPr>
          <w:ins w:id="530" w:author="Oscar Esteban Juarez Paz" w:date="2026-10-31T19:04:00Z" w16du:dateUtc="2026-10-31T19:04:00Z"/>
        </w:rPr>
        <w:pPrChange w:id="531" w:author="Oscar Esteban Juarez Paz" w:date="2026-10-31T19:04:00Z" w16du:dateUtc="2026-10-31T19:04:00Z">
          <w:pPr>
            <w:jc w:val="center"/>
          </w:pPr>
        </w:pPrChange>
      </w:pPr>
      <w:ins w:id="532" w:author="Oscar Esteban Juarez Paz" w:date="2026-10-31T19:04:00Z" w16du:dateUtc="2026-10-31T19:04:00Z">
        <w:r w:rsidRPr="00B566F7">
          <w:drawing>
            <wp:inline distT="0" distB="0" distL="0" distR="0" wp14:anchorId="0C866E27" wp14:editId="4DA2DD6A">
              <wp:extent cx="3697142" cy="2360993"/>
              <wp:effectExtent l="0" t="0" r="0" b="1270"/>
              <wp:docPr id="377428871" name="Picture 1" descr="The image is a bar chart showing the observed number of echo calls per day against the expected number based on a Poisson distribution with a mean (Î») of 5.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8871" name="Picture 1" descr="The image is a bar chart showing the observed number of echo calls per day against the expected number based on a Poisson distribution with a mean (Î») of 5.60.&#10;&#10;AI-generated content may be incorrect."/>
                      <pic:cNvPicPr/>
                    </pic:nvPicPr>
                    <pic:blipFill>
                      <a:blip r:embed="rId20"/>
                      <a:stretch>
                        <a:fillRect/>
                      </a:stretch>
                    </pic:blipFill>
                    <pic:spPr>
                      <a:xfrm>
                        <a:off x="0" y="0"/>
                        <a:ext cx="3698875" cy="2362100"/>
                      </a:xfrm>
                      <a:prstGeom prst="rect">
                        <a:avLst/>
                      </a:prstGeom>
                    </pic:spPr>
                  </pic:pic>
                </a:graphicData>
              </a:graphic>
            </wp:inline>
          </w:drawing>
        </w:r>
      </w:ins>
    </w:p>
    <w:p w14:paraId="14B9D5AD" w14:textId="249C1234" w:rsidR="00B566F7" w:rsidRPr="00B566F7" w:rsidRDefault="00B566F7" w:rsidP="00B566F7">
      <w:pPr>
        <w:pStyle w:val="Caption"/>
        <w:jc w:val="center"/>
        <w:rPr>
          <w:ins w:id="533" w:author="Oscar Esteban Juarez Paz" w:date="2026-10-31T18:56:00Z" w16du:dateUtc="2026-10-31T18:56:00Z"/>
          <w:lang w:val="fr-FR"/>
          <w:rPrChange w:id="534" w:author="Oscar Esteban Juarez Paz" w:date="2026-10-31T19:04:00Z" w16du:dateUtc="2026-10-31T19:04:00Z">
            <w:rPr>
              <w:ins w:id="535" w:author="Oscar Esteban Juarez Paz" w:date="2026-10-31T18:56:00Z" w16du:dateUtc="2026-10-31T18:56:00Z"/>
            </w:rPr>
          </w:rPrChange>
        </w:rPr>
        <w:pPrChange w:id="536" w:author="Oscar Esteban Juarez Paz" w:date="2026-10-31T19:04:00Z" w16du:dateUtc="2026-10-31T19:04:00Z">
          <w:pPr>
            <w:pStyle w:val="Heading2"/>
          </w:pPr>
        </w:pPrChange>
      </w:pPr>
      <w:ins w:id="537" w:author="Oscar Esteban Juarez Paz" w:date="2026-10-31T19:04:00Z" w16du:dateUtc="2026-10-31T19:04:00Z">
        <w:r w:rsidRPr="00B566F7">
          <w:rPr>
            <w:lang w:val="fr-FR"/>
            <w:rPrChange w:id="538" w:author="Oscar Esteban Juarez Paz" w:date="2026-10-31T19:04:00Z" w16du:dateUtc="2026-10-31T19:04:00Z">
              <w:rPr/>
            </w:rPrChange>
          </w:rPr>
          <w:t xml:space="preserve">Figure </w:t>
        </w:r>
        <w:r>
          <w:fldChar w:fldCharType="begin"/>
        </w:r>
        <w:r w:rsidRPr="00B566F7">
          <w:rPr>
            <w:lang w:val="fr-FR"/>
            <w:rPrChange w:id="539" w:author="Oscar Esteban Juarez Paz" w:date="2026-10-31T19:04:00Z" w16du:dateUtc="2026-10-31T19:04:00Z">
              <w:rPr/>
            </w:rPrChange>
          </w:rPr>
          <w:instrText xml:space="preserve"> SEQ Figure \* ARABIC </w:instrText>
        </w:r>
      </w:ins>
      <w:r>
        <w:fldChar w:fldCharType="separate"/>
      </w:r>
      <w:ins w:id="540" w:author="Oscar Esteban Juarez Paz" w:date="2026-10-31T19:15:00Z" w16du:dateUtc="2026-10-31T19:15:00Z">
        <w:r w:rsidR="00461983">
          <w:rPr>
            <w:noProof/>
            <w:lang w:val="fr-FR"/>
          </w:rPr>
          <w:t>6</w:t>
        </w:r>
      </w:ins>
      <w:ins w:id="541" w:author="Oscar Esteban Juarez Paz" w:date="2026-10-31T19:04:00Z" w16du:dateUtc="2026-10-31T19:04:00Z">
        <w:r>
          <w:fldChar w:fldCharType="end"/>
        </w:r>
        <w:r w:rsidRPr="00B566F7">
          <w:rPr>
            <w:lang w:val="fr-FR"/>
            <w:rPrChange w:id="542" w:author="Oscar Esteban Juarez Paz" w:date="2026-10-31T19:04:00Z" w16du:dateUtc="2026-10-31T19:04:00Z">
              <w:rPr/>
            </w:rPrChange>
          </w:rPr>
          <w:t>. Observed vs Poisson Proportions</w:t>
        </w:r>
      </w:ins>
    </w:p>
    <w:p w14:paraId="0DFD5DC5" w14:textId="6157CE97" w:rsidR="006B363C" w:rsidRDefault="00B566F7" w:rsidP="000C1128">
      <w:pPr>
        <w:jc w:val="both"/>
        <w:rPr>
          <w:ins w:id="543" w:author="Oscar Esteban Juarez Paz" w:date="2026-10-31T19:06:00Z" w16du:dateUtc="2026-10-31T19:06:00Z"/>
        </w:rPr>
        <w:pPrChange w:id="544" w:author="Oscar Esteban Juarez Paz" w:date="2026-10-31T19:29:00Z" w16du:dateUtc="2026-10-31T19:29:00Z">
          <w:pPr/>
        </w:pPrChange>
      </w:pPr>
      <w:ins w:id="545" w:author="Oscar Esteban Juarez Paz" w:date="2026-10-31T19:04:00Z" w16du:dateUtc="2026-10-31T19:04:00Z">
        <w:r w:rsidRPr="00B566F7">
          <w:t>Figure 6 comp</w:t>
        </w:r>
        <w:r w:rsidRPr="00B566F7">
          <w:rPr>
            <w:rPrChange w:id="546" w:author="Oscar Esteban Juarez Paz" w:date="2026-10-31T19:04:00Z" w16du:dateUtc="2026-10-31T19:04:00Z">
              <w:rPr>
                <w:lang w:val="fr-FR"/>
              </w:rPr>
            </w:rPrChange>
          </w:rPr>
          <w:t>ares o</w:t>
        </w:r>
        <w:r>
          <w:t>bserved and Poisson p</w:t>
        </w:r>
      </w:ins>
      <w:ins w:id="547" w:author="Oscar Esteban Juarez Paz" w:date="2026-10-31T19:05:00Z" w16du:dateUtc="2026-10-31T19:05:00Z">
        <w:r>
          <w:t xml:space="preserve">roportions. Both have a very similar shape, which is centred in 5 and 6 calls, even though the data has one or </w:t>
        </w:r>
      </w:ins>
      <w:ins w:id="548" w:author="Oscar Esteban Juarez Paz" w:date="2026-10-31T19:06:00Z" w16du:dateUtc="2026-10-31T19:06:00Z">
        <w:r>
          <w:t>two more days than predicted.</w:t>
        </w:r>
      </w:ins>
    </w:p>
    <w:p w14:paraId="4146E959" w14:textId="77777777" w:rsidR="00B566F7" w:rsidRDefault="00B566F7" w:rsidP="00B566F7">
      <w:pPr>
        <w:keepNext/>
        <w:rPr>
          <w:ins w:id="549" w:author="Oscar Esteban Juarez Paz" w:date="2026-10-31T19:06:00Z" w16du:dateUtc="2026-10-31T19:06:00Z"/>
        </w:rPr>
        <w:pPrChange w:id="550" w:author="Oscar Esteban Juarez Paz" w:date="2026-10-31T19:06:00Z" w16du:dateUtc="2026-10-31T19:06:00Z">
          <w:pPr/>
        </w:pPrChange>
      </w:pPr>
      <w:ins w:id="551" w:author="Oscar Esteban Juarez Paz" w:date="2026-10-31T19:06:00Z" w16du:dateUtc="2026-10-31T19:06:00Z">
        <w:r w:rsidRPr="00B566F7">
          <w:drawing>
            <wp:inline distT="0" distB="0" distL="0" distR="0" wp14:anchorId="0F7BDB74" wp14:editId="58AE11DD">
              <wp:extent cx="5731510" cy="1569085"/>
              <wp:effectExtent l="0" t="0" r="2540" b="0"/>
              <wp:docPr id="1054390296" name="Picture 1" descr="The image displays a normal distribution chart illustrating the probabilities of different numbers of echo calls over a span of time, with a mean (Î¼) of 5.6 for one day, 39.2 for one week, and 168 for one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0296" name="Picture 1" descr="The image displays a normal distribution chart illustrating the probabilities of different numbers of echo calls over a span of time, with a mean (Î¼) of 5.6 for one day, 39.2 for one week, and 168 for one month.&#10;&#10;AI-generated content may be incorrect."/>
                      <pic:cNvPicPr/>
                    </pic:nvPicPr>
                    <pic:blipFill>
                      <a:blip r:embed="rId21"/>
                      <a:stretch>
                        <a:fillRect/>
                      </a:stretch>
                    </pic:blipFill>
                    <pic:spPr>
                      <a:xfrm>
                        <a:off x="0" y="0"/>
                        <a:ext cx="5731510" cy="1569085"/>
                      </a:xfrm>
                      <a:prstGeom prst="rect">
                        <a:avLst/>
                      </a:prstGeom>
                    </pic:spPr>
                  </pic:pic>
                </a:graphicData>
              </a:graphic>
            </wp:inline>
          </w:drawing>
        </w:r>
      </w:ins>
    </w:p>
    <w:p w14:paraId="1B5B2B70" w14:textId="58776CF0" w:rsidR="00B566F7" w:rsidRDefault="00B566F7" w:rsidP="00B566F7">
      <w:pPr>
        <w:pStyle w:val="Caption"/>
        <w:jc w:val="center"/>
        <w:rPr>
          <w:ins w:id="552" w:author="Oscar Esteban Juarez Paz" w:date="2026-10-31T19:07:00Z" w16du:dateUtc="2026-10-31T19:07:00Z"/>
        </w:rPr>
      </w:pPr>
      <w:ins w:id="553" w:author="Oscar Esteban Juarez Paz" w:date="2026-10-31T19:06:00Z" w16du:dateUtc="2026-10-31T19:06:00Z">
        <w:r>
          <w:t xml:space="preserve">Figure </w:t>
        </w:r>
        <w:r>
          <w:fldChar w:fldCharType="begin"/>
        </w:r>
        <w:r>
          <w:instrText xml:space="preserve"> SEQ Figure \* ARABIC </w:instrText>
        </w:r>
      </w:ins>
      <w:r>
        <w:fldChar w:fldCharType="separate"/>
      </w:r>
      <w:ins w:id="554" w:author="Oscar Esteban Juarez Paz" w:date="2026-10-31T19:15:00Z" w16du:dateUtc="2026-10-31T19:15:00Z">
        <w:r w:rsidR="00461983">
          <w:rPr>
            <w:noProof/>
          </w:rPr>
          <w:t>7</w:t>
        </w:r>
      </w:ins>
      <w:ins w:id="555" w:author="Oscar Esteban Juarez Paz" w:date="2026-10-31T19:06:00Z" w16du:dateUtc="2026-10-31T19:06:00Z">
        <w:r>
          <w:fldChar w:fldCharType="end"/>
        </w:r>
        <w:r>
          <w:t xml:space="preserve">. Distribution of Echo Calls </w:t>
        </w:r>
      </w:ins>
      <w:ins w:id="556" w:author="Oscar Esteban Juarez Paz" w:date="2026-10-31T19:07:00Z" w16du:dateUtc="2026-10-31T19:07:00Z">
        <w:r>
          <w:t>Throughout</w:t>
        </w:r>
      </w:ins>
      <w:ins w:id="557" w:author="Oscar Esteban Juarez Paz" w:date="2026-10-31T19:06:00Z" w16du:dateUtc="2026-10-31T19:06:00Z">
        <w:r>
          <w:t xml:space="preserve"> a Day, Week and Year</w:t>
        </w:r>
      </w:ins>
    </w:p>
    <w:p w14:paraId="24865D95" w14:textId="17116ABF" w:rsidR="00B566F7" w:rsidRPr="00B566F7" w:rsidRDefault="00B566F7" w:rsidP="000C1128">
      <w:pPr>
        <w:jc w:val="both"/>
        <w:rPr>
          <w:ins w:id="558" w:author="Oscar Esteban Juarez Paz" w:date="2026-10-28T23:50:00Z" w16du:dateUtc="2026-10-28T23:50:00Z"/>
        </w:rPr>
        <w:pPrChange w:id="559" w:author="Oscar Esteban Juarez Paz" w:date="2026-10-31T19:28:00Z" w16du:dateUtc="2026-10-31T19:28:00Z">
          <w:pPr>
            <w:pStyle w:val="Heading1"/>
          </w:pPr>
        </w:pPrChange>
      </w:pPr>
      <w:ins w:id="560" w:author="Oscar Esteban Juarez Paz" w:date="2026-10-31T19:07:00Z" w16du:dateUtc="2026-10-31T19:07:00Z">
        <w:r>
          <w:lastRenderedPageBreak/>
          <w:t xml:space="preserve">Figure 7 shows a large-sample behaviour. As the time grows </w:t>
        </w:r>
      </w:ins>
      <w:proofErr w:type="gramStart"/>
      <w:ins w:id="561" w:author="Oscar Esteban Juarez Paz" w:date="2026-10-31T19:08:00Z" w16du:dateUtc="2026-10-31T19:08:00Z">
        <w:r>
          <w:t>from a day,</w:t>
        </w:r>
      </w:ins>
      <w:proofErr w:type="gramEnd"/>
      <w:ins w:id="562" w:author="Oscar Esteban Juarez Paz" w:date="2026-10-31T19:07:00Z" w16du:dateUtc="2026-10-31T19:07:00Z">
        <w:r>
          <w:t xml:space="preserve"> to a week and a month, the distribution becomes a symmetric bell and the Normal curve fits</w:t>
        </w:r>
      </w:ins>
      <w:ins w:id="563" w:author="Oscar Esteban Juarez Paz" w:date="2026-10-31T19:08:00Z" w16du:dateUtc="2026-10-31T19:08:00Z">
        <w:r>
          <w:t>. Therefore, Echo counts should be modelled as Poisson, while weekly and Monthly can be treated as normal.</w:t>
        </w:r>
      </w:ins>
    </w:p>
    <w:p w14:paraId="2DACFEF2" w14:textId="72398028" w:rsidR="00CB6412" w:rsidRPr="00B566F7" w:rsidRDefault="00CB6412">
      <w:pPr>
        <w:rPr>
          <w:ins w:id="564" w:author="Oscar Esteban Juarez Paz" w:date="2026-10-31T18:56:00Z" w16du:dateUtc="2026-10-31T18:56:00Z"/>
        </w:rPr>
      </w:pPr>
      <w:ins w:id="565" w:author="Oscar Esteban Juarez Paz" w:date="2026-10-28T23:50:00Z" w16du:dateUtc="2026-10-28T23:50:00Z">
        <w:r w:rsidRPr="00B566F7">
          <w:br w:type="page"/>
        </w:r>
      </w:ins>
    </w:p>
    <w:p w14:paraId="18E704B0" w14:textId="77777777" w:rsidR="00E04EDA" w:rsidRDefault="00E04EDA" w:rsidP="00E04EDA">
      <w:pPr>
        <w:pStyle w:val="Heading1"/>
        <w:rPr>
          <w:ins w:id="566" w:author="Oscar Esteban Juarez Paz" w:date="2026-10-31T16:28:00Z" w16du:dateUtc="2026-10-31T16:28:00Z"/>
        </w:rPr>
      </w:pPr>
      <w:bookmarkStart w:id="567" w:name="_Toc244367969"/>
      <w:ins w:id="568" w:author="Oscar Esteban Juarez Paz" w:date="2026-10-31T16:27:00Z" w16du:dateUtc="2026-10-31T16:27:00Z">
        <w:r>
          <w:lastRenderedPageBreak/>
          <w:t xml:space="preserve">Normal Distribution: </w:t>
        </w:r>
      </w:ins>
      <w:ins w:id="569" w:author="Oscar Esteban Juarez Paz" w:date="2026-10-31T16:28:00Z" w16du:dateUtc="2026-10-31T16:28:00Z">
        <w:r>
          <w:t>Calls per Day</w:t>
        </w:r>
        <w:bookmarkEnd w:id="567"/>
      </w:ins>
    </w:p>
    <w:p w14:paraId="4AC0C9EE" w14:textId="032EB0EB" w:rsidR="00461983" w:rsidRDefault="004F1581" w:rsidP="00E04EDA">
      <w:pPr>
        <w:rPr>
          <w:ins w:id="570" w:author="Oscar Esteban Juarez Paz" w:date="2026-10-31T19:14:00Z" w16du:dateUtc="2026-10-31T19:14:00Z"/>
        </w:rPr>
      </w:pPr>
      <w:ins w:id="571" w:author="Oscar Esteban Juarez Paz" w:date="2026-10-31T19:10:00Z" w16du:dateUtc="2026-10-31T19:10:00Z">
        <w:r>
          <w:t>For the normal dis</w:t>
        </w:r>
      </w:ins>
      <w:ins w:id="572" w:author="Oscar Esteban Juarez Paz" w:date="2026-10-31T19:11:00Z" w16du:dateUtc="2026-10-31T19:11:00Z">
        <w:r>
          <w:t>tribution I chose calls per day</w:t>
        </w:r>
      </w:ins>
      <w:ins w:id="573" w:author="Oscar Esteban Juarez Paz" w:date="2026-10-31T19:12:00Z" w16du:dateUtc="2026-10-31T19:12:00Z">
        <w:r w:rsidR="00461983">
          <w:t xml:space="preserve">, </w:t>
        </w:r>
      </w:ins>
      <w:ins w:id="574" w:author="Oscar Esteban Juarez Paz" w:date="2026-10-31T19:13:00Z" w16du:dateUtc="2026-10-31T19:13:00Z">
        <w:r w:rsidR="00461983">
          <w:t xml:space="preserve">since for a large lambda the data seems to behave like a Normal Distribution, with a mean </w:t>
        </w:r>
      </w:ins>
      <w:ins w:id="575" w:author="Oscar Esteban Juarez Paz" w:date="2026-10-31T19:14:00Z" w16du:dateUtc="2026-10-31T19:14:00Z">
        <w:r w:rsidR="00461983">
          <w:t>of 228.04 and a standard deviation of 16.59.</w:t>
        </w:r>
      </w:ins>
    </w:p>
    <w:p w14:paraId="63F63369" w14:textId="77777777" w:rsidR="00461983" w:rsidRDefault="00461983" w:rsidP="00461983">
      <w:pPr>
        <w:keepNext/>
        <w:rPr>
          <w:ins w:id="576" w:author="Oscar Esteban Juarez Paz" w:date="2026-10-31T19:15:00Z" w16du:dateUtc="2026-10-31T19:15:00Z"/>
        </w:rPr>
        <w:pPrChange w:id="577" w:author="Oscar Esteban Juarez Paz" w:date="2026-10-31T19:15:00Z" w16du:dateUtc="2026-10-31T19:15:00Z">
          <w:pPr/>
        </w:pPrChange>
      </w:pPr>
      <w:ins w:id="578" w:author="Oscar Esteban Juarez Paz" w:date="2026-10-31T19:14:00Z" w16du:dateUtc="2026-10-31T19:14:00Z">
        <w:r w:rsidRPr="00461983">
          <w:drawing>
            <wp:inline distT="0" distB="0" distL="0" distR="0" wp14:anchorId="4C2DBA8C" wp14:editId="094765F9">
              <wp:extent cx="5731510" cy="2020570"/>
              <wp:effectExtent l="0" t="0" r="2540" b="0"/>
              <wp:docPr id="652131336" name="Picture 1" descr="The image depicts a Q-Q (quantile-quantile) plot comparing the distribution of daily calls to a normal distribution, with data points plotted against theoretical quant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31336" name="Picture 1" descr="The image depicts a Q-Q (quantile-quantile) plot comparing the distribution of daily calls to a normal distribution, with data points plotted against theoretical quantiles.&#10;&#10;AI-generated content may be incorrect."/>
                      <pic:cNvPicPr/>
                    </pic:nvPicPr>
                    <pic:blipFill>
                      <a:blip r:embed="rId22"/>
                      <a:stretch>
                        <a:fillRect/>
                      </a:stretch>
                    </pic:blipFill>
                    <pic:spPr>
                      <a:xfrm>
                        <a:off x="0" y="0"/>
                        <a:ext cx="5731510" cy="2020570"/>
                      </a:xfrm>
                      <a:prstGeom prst="rect">
                        <a:avLst/>
                      </a:prstGeom>
                    </pic:spPr>
                  </pic:pic>
                </a:graphicData>
              </a:graphic>
            </wp:inline>
          </w:drawing>
        </w:r>
      </w:ins>
    </w:p>
    <w:p w14:paraId="337E5DF2" w14:textId="1BE52B2E" w:rsidR="00461983" w:rsidRDefault="00461983" w:rsidP="00461983">
      <w:pPr>
        <w:pStyle w:val="Caption"/>
        <w:jc w:val="center"/>
        <w:rPr>
          <w:ins w:id="579" w:author="Oscar Esteban Juarez Paz" w:date="2026-10-31T19:15:00Z" w16du:dateUtc="2026-10-31T19:15:00Z"/>
        </w:rPr>
      </w:pPr>
      <w:ins w:id="580" w:author="Oscar Esteban Juarez Paz" w:date="2026-10-31T19:15:00Z" w16du:dateUtc="2026-10-31T19:15:00Z">
        <w:r>
          <w:t xml:space="preserve">Figure </w:t>
        </w:r>
        <w:r>
          <w:fldChar w:fldCharType="begin"/>
        </w:r>
        <w:r>
          <w:instrText xml:space="preserve"> SEQ Figure \* ARABIC </w:instrText>
        </w:r>
      </w:ins>
      <w:r>
        <w:fldChar w:fldCharType="separate"/>
      </w:r>
      <w:ins w:id="581" w:author="Oscar Esteban Juarez Paz" w:date="2026-10-31T19:15:00Z" w16du:dateUtc="2026-10-31T19:15:00Z">
        <w:r>
          <w:rPr>
            <w:noProof/>
          </w:rPr>
          <w:t>8</w:t>
        </w:r>
        <w:r>
          <w:fldChar w:fldCharType="end"/>
        </w:r>
        <w:r>
          <w:t>. Histogram of Distribution of Calls per Day and Q-Q Plot for Normality</w:t>
        </w:r>
        <w:r>
          <w:t>.</w:t>
        </w:r>
      </w:ins>
    </w:p>
    <w:p w14:paraId="7E2C0688" w14:textId="77777777" w:rsidR="00D73A29" w:rsidRDefault="00461983" w:rsidP="00461983">
      <w:pPr>
        <w:rPr>
          <w:ins w:id="582" w:author="Oscar Esteban Juarez Paz" w:date="2026-10-31T19:18:00Z" w16du:dateUtc="2026-10-31T19:18:00Z"/>
        </w:rPr>
      </w:pPr>
      <w:ins w:id="583" w:author="Oscar Esteban Juarez Paz" w:date="2026-10-31T19:15:00Z" w16du:dateUtc="2026-10-31T19:15:00Z">
        <w:r>
          <w:t xml:space="preserve">The histogram on figure 8 supports the symmetric bell shape, the mean and the median are almost equal with 228 and 227 respectively. </w:t>
        </w:r>
      </w:ins>
      <w:ins w:id="584" w:author="Oscar Esteban Juarez Paz" w:date="2026-10-31T19:16:00Z" w16du:dateUtc="2026-10-31T19:16:00Z">
        <w:r>
          <w:t xml:space="preserve">The skewness is 0.36, slightly positively skewed. The 68 – 95 – 99.7 rule </w:t>
        </w:r>
      </w:ins>
      <w:ins w:id="585" w:author="Oscar Esteban Juarez Paz" w:date="2026-10-31T19:17:00Z" w16du:dateUtc="2026-10-31T19:17:00Z">
        <w:r>
          <w:t>holds: 67.7%, 95.9% and 99.5% of days fall within one, two and three standard deviations of the mean. The Q-Q plot follows the straight line, except at the top right where the busiest days</w:t>
        </w:r>
      </w:ins>
      <w:ins w:id="586" w:author="Oscar Esteban Juarez Paz" w:date="2026-10-31T19:18:00Z" w16du:dateUtc="2026-10-31T19:18:00Z">
        <w:r>
          <w:t xml:space="preserve"> are higher than what the normal predicts.</w:t>
        </w:r>
      </w:ins>
    </w:p>
    <w:p w14:paraId="1C7D8E84" w14:textId="77777777" w:rsidR="00D73A29" w:rsidRDefault="00D73A29" w:rsidP="00461983">
      <w:pPr>
        <w:rPr>
          <w:ins w:id="587" w:author="Oscar Esteban Juarez Paz" w:date="2026-10-31T19:18:00Z" w16du:dateUtc="2026-10-31T19:18:00Z"/>
        </w:rPr>
      </w:pPr>
      <w:ins w:id="588" w:author="Oscar Esteban Juarez Paz" w:date="2026-10-31T19:18:00Z" w16du:dateUtc="2026-10-31T19:18:00Z">
        <w:r>
          <w:t>The probability of a day with more than 250 calls uses a z-score:</w:t>
        </w:r>
      </w:ins>
    </w:p>
    <w:p w14:paraId="0422E150" w14:textId="4346DE64" w:rsidR="00461983" w:rsidRPr="00D73A29" w:rsidRDefault="00D73A29" w:rsidP="00D73A29">
      <w:pPr>
        <w:jc w:val="center"/>
        <w:rPr>
          <w:ins w:id="589" w:author="Oscar Esteban Juarez Paz" w:date="2026-10-31T19:19:00Z" w16du:dateUtc="2026-10-31T19:19:00Z"/>
          <w:rPrChange w:id="590" w:author="Oscar Esteban Juarez Paz" w:date="2026-10-31T19:19:00Z" w16du:dateUtc="2026-10-31T19:19:00Z">
            <w:rPr>
              <w:ins w:id="591" w:author="Oscar Esteban Juarez Paz" w:date="2026-10-31T19:19:00Z" w16du:dateUtc="2026-10-31T19:19:00Z"/>
              <w:rFonts w:ascii="Cambria Math" w:hAnsi="Cambria Math"/>
              <w:i/>
            </w:rPr>
          </w:rPrChange>
        </w:rPr>
      </w:pPr>
      <m:oMathPara>
        <m:oMath>
          <m:r>
            <w:ins w:id="592" w:author="Oscar Esteban Juarez Paz" w:date="2026-10-31T19:19:00Z" w16du:dateUtc="2026-10-31T19:19:00Z">
              <w:rPr>
                <w:rFonts w:ascii="Cambria Math" w:hAnsi="Cambria Math"/>
              </w:rPr>
              <m:t>z =</m:t>
            </w:ins>
          </m:r>
          <m:f>
            <m:fPr>
              <m:ctrlPr>
                <w:ins w:id="593" w:author="Oscar Esteban Juarez Paz" w:date="2026-10-31T19:19:00Z" w16du:dateUtc="2026-10-31T19:19:00Z">
                  <w:rPr>
                    <w:rFonts w:ascii="Cambria Math" w:hAnsi="Cambria Math"/>
                    <w:i/>
                  </w:rPr>
                </w:ins>
              </m:ctrlPr>
            </m:fPr>
            <m:num>
              <m:d>
                <m:dPr>
                  <m:ctrlPr>
                    <w:ins w:id="594" w:author="Oscar Esteban Juarez Paz" w:date="2026-10-31T19:19:00Z" w16du:dateUtc="2026-10-31T19:19:00Z">
                      <w:rPr>
                        <w:rFonts w:ascii="Cambria Math" w:hAnsi="Cambria Math"/>
                        <w:i/>
                      </w:rPr>
                    </w:ins>
                  </m:ctrlPr>
                </m:dPr>
                <m:e>
                  <m:r>
                    <w:ins w:id="595" w:author="Oscar Esteban Juarez Paz" w:date="2026-10-31T19:19:00Z" w16du:dateUtc="2026-10-31T19:19:00Z">
                      <w:rPr>
                        <w:rFonts w:ascii="Cambria Math" w:hAnsi="Cambria Math"/>
                      </w:rPr>
                      <m:t>250 - 228.04</m:t>
                    </w:ins>
                  </m:r>
                </m:e>
              </m:d>
            </m:num>
            <m:den>
              <m:r>
                <w:ins w:id="596" w:author="Oscar Esteban Juarez Paz" w:date="2026-10-31T19:19:00Z" w16du:dateUtc="2026-10-31T19:19:00Z">
                  <w:rPr>
                    <w:rFonts w:ascii="Cambria Math" w:hAnsi="Cambria Math"/>
                  </w:rPr>
                  <m:t>16.59</m:t>
                </w:ins>
              </m:r>
            </m:den>
          </m:f>
          <m:r>
            <w:ins w:id="597" w:author="Oscar Esteban Juarez Paz" w:date="2026-10-31T19:19:00Z" w16du:dateUtc="2026-10-31T19:19:00Z">
              <w:rPr>
                <w:rFonts w:ascii="Cambria Math" w:hAnsi="Cambria Math"/>
              </w:rPr>
              <m:t xml:space="preserve"> = 1.32,</m:t>
            </w:ins>
          </m:r>
          <m:r>
            <w:ins w:id="598" w:author="Oscar Esteban Juarez Paz" w:date="2026-10-31T19:19:00Z" w16du:dateUtc="2026-10-31T19:19:00Z">
              <w:rPr>
                <w:rFonts w:ascii="Cambria Math" w:hAnsi="Cambria Math"/>
              </w:rPr>
              <m:t xml:space="preserve"> </m:t>
            </w:ins>
          </m:r>
          <m:r>
            <w:ins w:id="599" w:author="Oscar Esteban Juarez Paz" w:date="2026-10-31T19:19:00Z" w16du:dateUtc="2026-10-31T19:19:00Z">
              <w:rPr>
                <w:rFonts w:ascii="Cambria Math" w:hAnsi="Cambria Math"/>
              </w:rPr>
              <m:t xml:space="preserve"> so P</m:t>
            </w:ins>
          </m:r>
          <m:d>
            <m:dPr>
              <m:ctrlPr>
                <w:ins w:id="600" w:author="Oscar Esteban Juarez Paz" w:date="2026-10-31T19:19:00Z" w16du:dateUtc="2026-10-31T19:19:00Z">
                  <w:rPr>
                    <w:rFonts w:ascii="Cambria Math" w:hAnsi="Cambria Math"/>
                    <w:i/>
                  </w:rPr>
                </w:ins>
              </m:ctrlPr>
            </m:dPr>
            <m:e>
              <m:r>
                <w:ins w:id="601" w:author="Oscar Esteban Juarez Paz" w:date="2026-10-31T19:19:00Z" w16du:dateUtc="2026-10-31T19:19:00Z">
                  <w:rPr>
                    <w:rFonts w:ascii="Cambria Math" w:hAnsi="Cambria Math"/>
                  </w:rPr>
                  <m:t>X &gt; 250</m:t>
                </w:ins>
              </m:r>
            </m:e>
          </m:d>
          <m:r>
            <w:ins w:id="602" w:author="Oscar Esteban Juarez Paz" w:date="2026-10-31T19:19:00Z" w16du:dateUtc="2026-10-31T19:19:00Z">
              <w:rPr>
                <w:rFonts w:ascii="Cambria Math" w:hAnsi="Cambria Math"/>
              </w:rPr>
              <m:t>= 1 - 0.907 = 0.093</m:t>
            </w:ins>
          </m:r>
        </m:oMath>
      </m:oMathPara>
    </w:p>
    <w:p w14:paraId="59A665BA" w14:textId="009F12E1" w:rsidR="00D73A29" w:rsidRPr="00461983" w:rsidRDefault="000C1128" w:rsidP="000C1128">
      <w:pPr>
        <w:jc w:val="both"/>
        <w:rPr>
          <w:ins w:id="603" w:author="Oscar Esteban Juarez Paz" w:date="2026-10-31T16:28:00Z" w16du:dateUtc="2026-10-31T16:28:00Z"/>
        </w:rPr>
        <w:pPrChange w:id="604" w:author="Oscar Esteban Juarez Paz" w:date="2026-10-31T19:28:00Z" w16du:dateUtc="2026-10-31T19:28:00Z">
          <w:pPr>
            <w:pStyle w:val="Heading1"/>
          </w:pPr>
        </w:pPrChange>
      </w:pPr>
      <w:ins w:id="605" w:author="Oscar Esteban Juarez Paz" w:date="2026-10-31T19:27:00Z" w16du:dateUtc="2026-10-31T19:27:00Z">
        <w:r>
          <w:t xml:space="preserve">This predicts </w:t>
        </w:r>
      </w:ins>
      <w:ins w:id="606" w:author="Oscar Esteban Juarez Paz" w:date="2026-10-31T19:28:00Z" w16du:dateUtc="2026-10-31T19:28:00Z">
        <w:r>
          <w:t xml:space="preserve">34 busy days a year, which is the number observed. The mean </w:t>
        </w:r>
        <w:r w:rsidRPr="000C1128">
          <w:t>±</w:t>
        </w:r>
        <w:r>
          <w:t xml:space="preserve"> 2 standard deviations </w:t>
        </w:r>
        <w:proofErr w:type="gramStart"/>
        <w:r>
          <w:t>gives</w:t>
        </w:r>
        <w:proofErr w:type="gramEnd"/>
        <w:r>
          <w:t xml:space="preserve"> a range of 195 to 261 calls for 95% of days, so planning for about 261 calls cover all the busiest days. </w:t>
        </w:r>
      </w:ins>
    </w:p>
    <w:p w14:paraId="60A9CECF" w14:textId="77777777" w:rsidR="00E04EDA" w:rsidRDefault="00E04EDA">
      <w:pPr>
        <w:rPr>
          <w:ins w:id="607" w:author="Oscar Esteban Juarez Paz" w:date="2026-10-31T16:28:00Z" w16du:dateUtc="2026-10-31T16:28:00Z"/>
          <w:rFonts w:eastAsiaTheme="majorEastAsia" w:cstheme="majorBidi"/>
          <w:color w:val="3A3A3A" w:themeColor="background2" w:themeShade="40"/>
          <w:spacing w:val="-10"/>
          <w:kern w:val="28"/>
          <w:sz w:val="40"/>
          <w:szCs w:val="40"/>
        </w:rPr>
      </w:pPr>
      <w:ins w:id="608" w:author="Oscar Esteban Juarez Paz" w:date="2026-10-31T16:28:00Z" w16du:dateUtc="2026-10-31T16:28:00Z">
        <w:r>
          <w:br w:type="page"/>
        </w:r>
      </w:ins>
    </w:p>
    <w:p w14:paraId="01766EAA" w14:textId="43FFCA77" w:rsidR="00A9537C" w:rsidRDefault="00E04EDA" w:rsidP="00E04EDA">
      <w:pPr>
        <w:pStyle w:val="Heading1"/>
        <w:rPr>
          <w:ins w:id="609" w:author="Oscar Esteban Juarez Paz" w:date="2026-10-31T19:31:00Z" w16du:dateUtc="2026-10-31T19:31:00Z"/>
        </w:rPr>
      </w:pPr>
      <w:bookmarkStart w:id="610" w:name="_Toc244367970"/>
      <w:ins w:id="611" w:author="Oscar Esteban Juarez Paz" w:date="2026-10-31T16:28:00Z" w16du:dateUtc="2026-10-31T16:28:00Z">
        <w:r>
          <w:lastRenderedPageBreak/>
          <w:t>Comparing the Distributions</w:t>
        </w:r>
      </w:ins>
      <w:bookmarkEnd w:id="610"/>
      <w:ins w:id="612" w:author="Oscar Esteban Juarez Paz" w:date="2026-10-31T16:27:00Z" w16du:dateUtc="2026-10-31T16:27:00Z">
        <w:r>
          <w:t xml:space="preserve"> </w:t>
        </w:r>
      </w:ins>
    </w:p>
    <w:p w14:paraId="743CFD76" w14:textId="77777777" w:rsidR="000C1128" w:rsidRPr="000C1128" w:rsidRDefault="000C1128" w:rsidP="000C1128">
      <w:pPr>
        <w:rPr>
          <w:ins w:id="613" w:author="Oscar Esteban Juarez Paz" w:date="2026-10-31T16:28:00Z" w16du:dateUtc="2026-10-31T16:28:00Z"/>
        </w:rPr>
        <w:pPrChange w:id="614" w:author="Oscar Esteban Juarez Paz" w:date="2026-10-31T19:31:00Z" w16du:dateUtc="2026-10-31T19:31:00Z">
          <w:pPr>
            <w:pStyle w:val="Heading1"/>
          </w:pPr>
        </w:pPrChange>
      </w:pPr>
    </w:p>
    <w:tbl>
      <w:tblPr>
        <w:tblW w:w="7081" w:type="dxa"/>
        <w:jc w:val="center"/>
        <w:tblLook w:val="04A0" w:firstRow="1" w:lastRow="0" w:firstColumn="1" w:lastColumn="0" w:noHBand="0" w:noVBand="1"/>
        <w:tblPrChange w:id="615" w:author="Oscar Esteban Juarez Paz" w:date="2026-10-31T19:31:00Z" w16du:dateUtc="2026-10-31T19:31:00Z">
          <w:tblPr>
            <w:tblW w:w="5889" w:type="dxa"/>
            <w:tblLook w:val="04A0" w:firstRow="1" w:lastRow="0" w:firstColumn="1" w:lastColumn="0" w:noHBand="0" w:noVBand="1"/>
          </w:tblPr>
        </w:tblPrChange>
      </w:tblPr>
      <w:tblGrid>
        <w:gridCol w:w="3186"/>
        <w:gridCol w:w="1226"/>
        <w:gridCol w:w="1226"/>
        <w:gridCol w:w="1443"/>
        <w:tblGridChange w:id="616">
          <w:tblGrid>
            <w:gridCol w:w="2649"/>
            <w:gridCol w:w="537"/>
            <w:gridCol w:w="483"/>
            <w:gridCol w:w="743"/>
            <w:gridCol w:w="277"/>
            <w:gridCol w:w="949"/>
            <w:gridCol w:w="251"/>
            <w:gridCol w:w="1192"/>
          </w:tblGrid>
        </w:tblGridChange>
      </w:tblGrid>
      <w:tr w:rsidR="000C1128" w:rsidRPr="000C1128" w14:paraId="5A3C75F9" w14:textId="77777777" w:rsidTr="000C1128">
        <w:trPr>
          <w:trHeight w:val="320"/>
          <w:jc w:val="center"/>
          <w:ins w:id="617" w:author="Oscar Esteban Juarez Paz" w:date="2026-10-31T19:30:00Z" w16du:dateUtc="2026-10-31T19:30:00Z"/>
          <w:trPrChange w:id="618" w:author="Oscar Esteban Juarez Paz" w:date="2026-10-31T19:31:00Z" w16du:dateUtc="2026-10-31T19:31:00Z">
            <w:trPr>
              <w:gridAfter w:val="1"/>
              <w:trHeight w:val="292"/>
            </w:trPr>
          </w:trPrChange>
        </w:trPr>
        <w:tc>
          <w:tcPr>
            <w:tcW w:w="3186" w:type="dxa"/>
            <w:tcBorders>
              <w:top w:val="single" w:sz="4" w:space="0" w:color="61CBF3"/>
              <w:left w:val="single" w:sz="4" w:space="0" w:color="61CBF3"/>
              <w:bottom w:val="single" w:sz="4" w:space="0" w:color="61CBF3"/>
              <w:right w:val="nil"/>
            </w:tcBorders>
            <w:shd w:val="clear" w:color="0F9ED5" w:fill="0F9ED5"/>
            <w:noWrap/>
            <w:vAlign w:val="bottom"/>
            <w:hideMark/>
            <w:tcPrChange w:id="619" w:author="Oscar Esteban Juarez Paz" w:date="2026-10-31T19:31:00Z" w16du:dateUtc="2026-10-31T19:31:00Z">
              <w:tcPr>
                <w:tcW w:w="2649" w:type="dxa"/>
                <w:tcBorders>
                  <w:top w:val="single" w:sz="4" w:space="0" w:color="61CBF3"/>
                  <w:left w:val="single" w:sz="4" w:space="0" w:color="61CBF3"/>
                  <w:bottom w:val="single" w:sz="4" w:space="0" w:color="61CBF3"/>
                  <w:right w:val="nil"/>
                </w:tcBorders>
                <w:shd w:val="clear" w:color="0F9ED5" w:fill="0F9ED5"/>
                <w:noWrap/>
                <w:vAlign w:val="bottom"/>
                <w:hideMark/>
              </w:tcPr>
            </w:tcPrChange>
          </w:tcPr>
          <w:p w14:paraId="40BC1CC3" w14:textId="77777777" w:rsidR="000C1128" w:rsidRPr="000C1128" w:rsidRDefault="000C1128" w:rsidP="000C1128">
            <w:pPr>
              <w:spacing w:after="0" w:line="240" w:lineRule="auto"/>
              <w:rPr>
                <w:ins w:id="620" w:author="Oscar Esteban Juarez Paz" w:date="2026-10-31T19:30:00Z" w16du:dateUtc="2026-10-31T19:30:00Z"/>
                <w:rFonts w:ascii="Aptos Narrow" w:eastAsia="Times New Roman" w:hAnsi="Aptos Narrow" w:cs="Times New Roman"/>
                <w:b/>
                <w:bCs/>
                <w:color w:val="FFFFFF"/>
              </w:rPr>
            </w:pPr>
            <w:ins w:id="621" w:author="Oscar Esteban Juarez Paz" w:date="2026-10-31T19:30:00Z" w16du:dateUtc="2026-10-31T19:30:00Z">
              <w:r w:rsidRPr="000C1128">
                <w:rPr>
                  <w:rFonts w:ascii="Aptos Narrow" w:eastAsia="Times New Roman" w:hAnsi="Aptos Narrow" w:cs="Times New Roman"/>
                  <w:b/>
                  <w:bCs/>
                  <w:color w:val="FFFFFF"/>
                </w:rPr>
                <w:t>Variable</w:t>
              </w:r>
            </w:ins>
          </w:p>
        </w:tc>
        <w:tc>
          <w:tcPr>
            <w:tcW w:w="1226" w:type="dxa"/>
            <w:tcBorders>
              <w:top w:val="single" w:sz="4" w:space="0" w:color="61CBF3"/>
              <w:left w:val="nil"/>
              <w:bottom w:val="single" w:sz="4" w:space="0" w:color="61CBF3"/>
              <w:right w:val="nil"/>
            </w:tcBorders>
            <w:shd w:val="clear" w:color="0F9ED5" w:fill="0F9ED5"/>
            <w:noWrap/>
            <w:vAlign w:val="bottom"/>
            <w:hideMark/>
            <w:tcPrChange w:id="622" w:author="Oscar Esteban Juarez Paz" w:date="2026-10-31T19:31:00Z" w16du:dateUtc="2026-10-31T19:31:00Z">
              <w:tcPr>
                <w:tcW w:w="1020" w:type="dxa"/>
                <w:gridSpan w:val="2"/>
                <w:tcBorders>
                  <w:top w:val="single" w:sz="4" w:space="0" w:color="61CBF3"/>
                  <w:left w:val="nil"/>
                  <w:bottom w:val="single" w:sz="4" w:space="0" w:color="61CBF3"/>
                  <w:right w:val="nil"/>
                </w:tcBorders>
                <w:shd w:val="clear" w:color="0F9ED5" w:fill="0F9ED5"/>
                <w:noWrap/>
                <w:vAlign w:val="bottom"/>
                <w:hideMark/>
              </w:tcPr>
            </w:tcPrChange>
          </w:tcPr>
          <w:p w14:paraId="0BA83338" w14:textId="77777777" w:rsidR="000C1128" w:rsidRPr="000C1128" w:rsidRDefault="000C1128" w:rsidP="000C1128">
            <w:pPr>
              <w:spacing w:after="0" w:line="240" w:lineRule="auto"/>
              <w:rPr>
                <w:ins w:id="623" w:author="Oscar Esteban Juarez Paz" w:date="2026-10-31T19:30:00Z" w16du:dateUtc="2026-10-31T19:30:00Z"/>
                <w:rFonts w:ascii="Aptos Narrow" w:eastAsia="Times New Roman" w:hAnsi="Aptos Narrow" w:cs="Times New Roman"/>
                <w:b/>
                <w:bCs/>
                <w:color w:val="FFFFFF"/>
              </w:rPr>
            </w:pPr>
            <w:ins w:id="624" w:author="Oscar Esteban Juarez Paz" w:date="2026-10-31T19:30:00Z" w16du:dateUtc="2026-10-31T19:30:00Z">
              <w:r w:rsidRPr="000C1128">
                <w:rPr>
                  <w:rFonts w:ascii="Aptos Narrow" w:eastAsia="Times New Roman" w:hAnsi="Aptos Narrow" w:cs="Times New Roman"/>
                  <w:b/>
                  <w:bCs/>
                  <w:color w:val="FFFFFF"/>
                </w:rPr>
                <w:t>Mean</w:t>
              </w:r>
            </w:ins>
          </w:p>
        </w:tc>
        <w:tc>
          <w:tcPr>
            <w:tcW w:w="1226" w:type="dxa"/>
            <w:tcBorders>
              <w:top w:val="single" w:sz="4" w:space="0" w:color="61CBF3"/>
              <w:left w:val="nil"/>
              <w:bottom w:val="single" w:sz="4" w:space="0" w:color="61CBF3"/>
              <w:right w:val="nil"/>
            </w:tcBorders>
            <w:shd w:val="clear" w:color="0F9ED5" w:fill="0F9ED5"/>
            <w:noWrap/>
            <w:vAlign w:val="bottom"/>
            <w:hideMark/>
            <w:tcPrChange w:id="625" w:author="Oscar Esteban Juarez Paz" w:date="2026-10-31T19:31:00Z" w16du:dateUtc="2026-10-31T19:31:00Z">
              <w:tcPr>
                <w:tcW w:w="1020" w:type="dxa"/>
                <w:gridSpan w:val="2"/>
                <w:tcBorders>
                  <w:top w:val="single" w:sz="4" w:space="0" w:color="61CBF3"/>
                  <w:left w:val="nil"/>
                  <w:bottom w:val="single" w:sz="4" w:space="0" w:color="61CBF3"/>
                  <w:right w:val="nil"/>
                </w:tcBorders>
                <w:shd w:val="clear" w:color="0F9ED5" w:fill="0F9ED5"/>
                <w:noWrap/>
                <w:vAlign w:val="bottom"/>
                <w:hideMark/>
              </w:tcPr>
            </w:tcPrChange>
          </w:tcPr>
          <w:p w14:paraId="4EC19EAB" w14:textId="77777777" w:rsidR="000C1128" w:rsidRPr="000C1128" w:rsidRDefault="000C1128" w:rsidP="000C1128">
            <w:pPr>
              <w:spacing w:after="0" w:line="240" w:lineRule="auto"/>
              <w:rPr>
                <w:ins w:id="626" w:author="Oscar Esteban Juarez Paz" w:date="2026-10-31T19:30:00Z" w16du:dateUtc="2026-10-31T19:30:00Z"/>
                <w:rFonts w:ascii="Aptos Narrow" w:eastAsia="Times New Roman" w:hAnsi="Aptos Narrow" w:cs="Times New Roman"/>
                <w:b/>
                <w:bCs/>
                <w:color w:val="FFFFFF"/>
              </w:rPr>
            </w:pPr>
            <w:ins w:id="627" w:author="Oscar Esteban Juarez Paz" w:date="2026-10-31T19:30:00Z" w16du:dateUtc="2026-10-31T19:30:00Z">
              <w:r w:rsidRPr="000C1128">
                <w:rPr>
                  <w:rFonts w:ascii="Aptos Narrow" w:eastAsia="Times New Roman" w:hAnsi="Aptos Narrow" w:cs="Times New Roman"/>
                  <w:b/>
                  <w:bCs/>
                  <w:color w:val="FFFFFF"/>
                </w:rPr>
                <w:t>Median</w:t>
              </w:r>
            </w:ins>
          </w:p>
        </w:tc>
        <w:tc>
          <w:tcPr>
            <w:tcW w:w="1443" w:type="dxa"/>
            <w:tcBorders>
              <w:top w:val="single" w:sz="4" w:space="0" w:color="61CBF3"/>
              <w:left w:val="nil"/>
              <w:bottom w:val="single" w:sz="4" w:space="0" w:color="61CBF3"/>
              <w:right w:val="single" w:sz="4" w:space="0" w:color="61CBF3"/>
            </w:tcBorders>
            <w:shd w:val="clear" w:color="0F9ED5" w:fill="0F9ED5"/>
            <w:noWrap/>
            <w:vAlign w:val="bottom"/>
            <w:hideMark/>
            <w:tcPrChange w:id="628" w:author="Oscar Esteban Juarez Paz" w:date="2026-10-31T19:31:00Z" w16du:dateUtc="2026-10-31T19:31:00Z">
              <w:tcPr>
                <w:tcW w:w="1200" w:type="dxa"/>
                <w:gridSpan w:val="2"/>
                <w:tcBorders>
                  <w:top w:val="single" w:sz="4" w:space="0" w:color="61CBF3"/>
                  <w:left w:val="nil"/>
                  <w:bottom w:val="single" w:sz="4" w:space="0" w:color="61CBF3"/>
                  <w:right w:val="single" w:sz="4" w:space="0" w:color="61CBF3"/>
                </w:tcBorders>
                <w:shd w:val="clear" w:color="0F9ED5" w:fill="0F9ED5"/>
                <w:noWrap/>
                <w:vAlign w:val="bottom"/>
                <w:hideMark/>
              </w:tcPr>
            </w:tcPrChange>
          </w:tcPr>
          <w:p w14:paraId="74F0F037" w14:textId="77777777" w:rsidR="000C1128" w:rsidRPr="000C1128" w:rsidRDefault="000C1128" w:rsidP="000C1128">
            <w:pPr>
              <w:spacing w:after="0" w:line="240" w:lineRule="auto"/>
              <w:rPr>
                <w:ins w:id="629" w:author="Oscar Esteban Juarez Paz" w:date="2026-10-31T19:30:00Z" w16du:dateUtc="2026-10-31T19:30:00Z"/>
                <w:rFonts w:ascii="Aptos Narrow" w:eastAsia="Times New Roman" w:hAnsi="Aptos Narrow" w:cs="Times New Roman"/>
                <w:b/>
                <w:bCs/>
                <w:color w:val="FFFFFF"/>
              </w:rPr>
            </w:pPr>
            <w:ins w:id="630" w:author="Oscar Esteban Juarez Paz" w:date="2026-10-31T19:30:00Z" w16du:dateUtc="2026-10-31T19:30:00Z">
              <w:r w:rsidRPr="000C1128">
                <w:rPr>
                  <w:rFonts w:ascii="Aptos Narrow" w:eastAsia="Times New Roman" w:hAnsi="Aptos Narrow" w:cs="Times New Roman"/>
                  <w:b/>
                  <w:bCs/>
                  <w:color w:val="FFFFFF"/>
                </w:rPr>
                <w:t>Skewness</w:t>
              </w:r>
            </w:ins>
          </w:p>
        </w:tc>
      </w:tr>
      <w:tr w:rsidR="000C1128" w:rsidRPr="000C1128" w14:paraId="0B568029" w14:textId="77777777" w:rsidTr="000C1128">
        <w:trPr>
          <w:trHeight w:val="320"/>
          <w:jc w:val="center"/>
          <w:ins w:id="631" w:author="Oscar Esteban Juarez Paz" w:date="2026-10-31T19:30:00Z" w16du:dateUtc="2026-10-31T19:30:00Z"/>
          <w:trPrChange w:id="632" w:author="Oscar Esteban Juarez Paz" w:date="2026-10-31T19:31:00Z" w16du:dateUtc="2026-10-31T19:31:00Z">
            <w:trPr>
              <w:gridAfter w:val="1"/>
              <w:trHeight w:val="292"/>
            </w:trPr>
          </w:trPrChange>
        </w:trPr>
        <w:tc>
          <w:tcPr>
            <w:tcW w:w="3186" w:type="dxa"/>
            <w:tcBorders>
              <w:top w:val="single" w:sz="4" w:space="0" w:color="61CBF3"/>
              <w:left w:val="single" w:sz="4" w:space="0" w:color="61CBF3"/>
              <w:bottom w:val="single" w:sz="4" w:space="0" w:color="61CBF3"/>
              <w:right w:val="nil"/>
            </w:tcBorders>
            <w:shd w:val="clear" w:color="CAEDFB" w:fill="CAEDFB"/>
            <w:noWrap/>
            <w:vAlign w:val="bottom"/>
            <w:hideMark/>
            <w:tcPrChange w:id="633" w:author="Oscar Esteban Juarez Paz" w:date="2026-10-31T19:31:00Z" w16du:dateUtc="2026-10-31T19:31:00Z">
              <w:tcPr>
                <w:tcW w:w="2649" w:type="dxa"/>
                <w:tcBorders>
                  <w:top w:val="single" w:sz="4" w:space="0" w:color="61CBF3"/>
                  <w:left w:val="single" w:sz="4" w:space="0" w:color="61CBF3"/>
                  <w:bottom w:val="single" w:sz="4" w:space="0" w:color="61CBF3"/>
                  <w:right w:val="nil"/>
                </w:tcBorders>
                <w:shd w:val="clear" w:color="CAEDFB" w:fill="CAEDFB"/>
                <w:noWrap/>
                <w:vAlign w:val="bottom"/>
                <w:hideMark/>
              </w:tcPr>
            </w:tcPrChange>
          </w:tcPr>
          <w:p w14:paraId="5C86C55F" w14:textId="77777777" w:rsidR="000C1128" w:rsidRPr="000C1128" w:rsidRDefault="000C1128" w:rsidP="000C1128">
            <w:pPr>
              <w:spacing w:after="0" w:line="240" w:lineRule="auto"/>
              <w:rPr>
                <w:ins w:id="634" w:author="Oscar Esteban Juarez Paz" w:date="2026-10-31T19:30:00Z" w16du:dateUtc="2026-10-31T19:30:00Z"/>
                <w:rFonts w:ascii="Aptos Narrow" w:eastAsia="Times New Roman" w:hAnsi="Aptos Narrow" w:cs="Times New Roman"/>
                <w:color w:val="000000"/>
              </w:rPr>
            </w:pPr>
            <w:ins w:id="635" w:author="Oscar Esteban Juarez Paz" w:date="2026-10-31T19:30:00Z" w16du:dateUtc="2026-10-31T19:30:00Z">
              <w:r w:rsidRPr="000C1128">
                <w:rPr>
                  <w:rFonts w:ascii="Aptos Narrow" w:eastAsia="Times New Roman" w:hAnsi="Aptos Narrow" w:cs="Times New Roman"/>
                  <w:color w:val="000000"/>
                </w:rPr>
                <w:t>Echo response time (minutes)</w:t>
              </w:r>
            </w:ins>
          </w:p>
        </w:tc>
        <w:tc>
          <w:tcPr>
            <w:tcW w:w="1226" w:type="dxa"/>
            <w:tcBorders>
              <w:top w:val="single" w:sz="4" w:space="0" w:color="61CBF3"/>
              <w:left w:val="nil"/>
              <w:bottom w:val="single" w:sz="4" w:space="0" w:color="61CBF3"/>
              <w:right w:val="nil"/>
            </w:tcBorders>
            <w:shd w:val="clear" w:color="CAEDFB" w:fill="CAEDFB"/>
            <w:noWrap/>
            <w:vAlign w:val="bottom"/>
            <w:hideMark/>
            <w:tcPrChange w:id="636" w:author="Oscar Esteban Juarez Paz" w:date="2026-10-31T19:31:00Z" w16du:dateUtc="2026-10-31T19:31:00Z">
              <w:tcPr>
                <w:tcW w:w="1020" w:type="dxa"/>
                <w:gridSpan w:val="2"/>
                <w:tcBorders>
                  <w:top w:val="single" w:sz="4" w:space="0" w:color="61CBF3"/>
                  <w:left w:val="nil"/>
                  <w:bottom w:val="single" w:sz="4" w:space="0" w:color="61CBF3"/>
                  <w:right w:val="nil"/>
                </w:tcBorders>
                <w:shd w:val="clear" w:color="CAEDFB" w:fill="CAEDFB"/>
                <w:noWrap/>
                <w:vAlign w:val="bottom"/>
                <w:hideMark/>
              </w:tcPr>
            </w:tcPrChange>
          </w:tcPr>
          <w:p w14:paraId="394EA747" w14:textId="77777777" w:rsidR="000C1128" w:rsidRPr="000C1128" w:rsidRDefault="000C1128" w:rsidP="000C1128">
            <w:pPr>
              <w:spacing w:after="0" w:line="240" w:lineRule="auto"/>
              <w:jc w:val="right"/>
              <w:rPr>
                <w:ins w:id="637" w:author="Oscar Esteban Juarez Paz" w:date="2026-10-31T19:30:00Z" w16du:dateUtc="2026-10-31T19:30:00Z"/>
                <w:rFonts w:ascii="Aptos Narrow" w:eastAsia="Times New Roman" w:hAnsi="Aptos Narrow" w:cs="Times New Roman"/>
                <w:color w:val="000000"/>
              </w:rPr>
            </w:pPr>
            <w:ins w:id="638" w:author="Oscar Esteban Juarez Paz" w:date="2026-10-31T19:30:00Z" w16du:dateUtc="2026-10-31T19:30:00Z">
              <w:r w:rsidRPr="000C1128">
                <w:rPr>
                  <w:rFonts w:ascii="Aptos Narrow" w:eastAsia="Times New Roman" w:hAnsi="Aptos Narrow" w:cs="Times New Roman"/>
                  <w:color w:val="000000"/>
                </w:rPr>
                <w:t>18.08</w:t>
              </w:r>
            </w:ins>
          </w:p>
        </w:tc>
        <w:tc>
          <w:tcPr>
            <w:tcW w:w="1226" w:type="dxa"/>
            <w:tcBorders>
              <w:top w:val="single" w:sz="4" w:space="0" w:color="61CBF3"/>
              <w:left w:val="nil"/>
              <w:bottom w:val="single" w:sz="4" w:space="0" w:color="61CBF3"/>
              <w:right w:val="nil"/>
            </w:tcBorders>
            <w:shd w:val="clear" w:color="CAEDFB" w:fill="CAEDFB"/>
            <w:noWrap/>
            <w:vAlign w:val="bottom"/>
            <w:hideMark/>
            <w:tcPrChange w:id="639" w:author="Oscar Esteban Juarez Paz" w:date="2026-10-31T19:31:00Z" w16du:dateUtc="2026-10-31T19:31:00Z">
              <w:tcPr>
                <w:tcW w:w="1020" w:type="dxa"/>
                <w:gridSpan w:val="2"/>
                <w:tcBorders>
                  <w:top w:val="single" w:sz="4" w:space="0" w:color="61CBF3"/>
                  <w:left w:val="nil"/>
                  <w:bottom w:val="single" w:sz="4" w:space="0" w:color="61CBF3"/>
                  <w:right w:val="nil"/>
                </w:tcBorders>
                <w:shd w:val="clear" w:color="CAEDFB" w:fill="CAEDFB"/>
                <w:noWrap/>
                <w:vAlign w:val="bottom"/>
                <w:hideMark/>
              </w:tcPr>
            </w:tcPrChange>
          </w:tcPr>
          <w:p w14:paraId="19741980" w14:textId="77777777" w:rsidR="000C1128" w:rsidRPr="000C1128" w:rsidRDefault="000C1128" w:rsidP="000C1128">
            <w:pPr>
              <w:spacing w:after="0" w:line="240" w:lineRule="auto"/>
              <w:jc w:val="right"/>
              <w:rPr>
                <w:ins w:id="640" w:author="Oscar Esteban Juarez Paz" w:date="2026-10-31T19:30:00Z" w16du:dateUtc="2026-10-31T19:30:00Z"/>
                <w:rFonts w:ascii="Aptos Narrow" w:eastAsia="Times New Roman" w:hAnsi="Aptos Narrow" w:cs="Times New Roman"/>
                <w:color w:val="000000"/>
              </w:rPr>
            </w:pPr>
            <w:ins w:id="641" w:author="Oscar Esteban Juarez Paz" w:date="2026-10-31T19:30:00Z" w16du:dateUtc="2026-10-31T19:30:00Z">
              <w:r w:rsidRPr="000C1128">
                <w:rPr>
                  <w:rFonts w:ascii="Aptos Narrow" w:eastAsia="Times New Roman" w:hAnsi="Aptos Narrow" w:cs="Times New Roman"/>
                  <w:color w:val="000000"/>
                </w:rPr>
                <w:t>11.12</w:t>
              </w:r>
            </w:ins>
          </w:p>
        </w:tc>
        <w:tc>
          <w:tcPr>
            <w:tcW w:w="1443" w:type="dxa"/>
            <w:tcBorders>
              <w:top w:val="single" w:sz="4" w:space="0" w:color="61CBF3"/>
              <w:left w:val="nil"/>
              <w:bottom w:val="single" w:sz="4" w:space="0" w:color="61CBF3"/>
              <w:right w:val="single" w:sz="4" w:space="0" w:color="61CBF3"/>
            </w:tcBorders>
            <w:shd w:val="clear" w:color="CAEDFB" w:fill="CAEDFB"/>
            <w:noWrap/>
            <w:vAlign w:val="bottom"/>
            <w:hideMark/>
            <w:tcPrChange w:id="642" w:author="Oscar Esteban Juarez Paz" w:date="2026-10-31T19:31:00Z" w16du:dateUtc="2026-10-31T19:31:00Z">
              <w:tcPr>
                <w:tcW w:w="1200" w:type="dxa"/>
                <w:gridSpan w:val="2"/>
                <w:tcBorders>
                  <w:top w:val="single" w:sz="4" w:space="0" w:color="61CBF3"/>
                  <w:left w:val="nil"/>
                  <w:bottom w:val="single" w:sz="4" w:space="0" w:color="61CBF3"/>
                  <w:right w:val="single" w:sz="4" w:space="0" w:color="61CBF3"/>
                </w:tcBorders>
                <w:shd w:val="clear" w:color="CAEDFB" w:fill="CAEDFB"/>
                <w:noWrap/>
                <w:vAlign w:val="bottom"/>
                <w:hideMark/>
              </w:tcPr>
            </w:tcPrChange>
          </w:tcPr>
          <w:p w14:paraId="1602FAA6" w14:textId="77777777" w:rsidR="000C1128" w:rsidRPr="000C1128" w:rsidRDefault="000C1128" w:rsidP="000C1128">
            <w:pPr>
              <w:spacing w:after="0" w:line="240" w:lineRule="auto"/>
              <w:jc w:val="right"/>
              <w:rPr>
                <w:ins w:id="643" w:author="Oscar Esteban Juarez Paz" w:date="2026-10-31T19:30:00Z" w16du:dateUtc="2026-10-31T19:30:00Z"/>
                <w:rFonts w:ascii="Aptos Narrow" w:eastAsia="Times New Roman" w:hAnsi="Aptos Narrow" w:cs="Times New Roman"/>
                <w:color w:val="000000"/>
              </w:rPr>
            </w:pPr>
            <w:ins w:id="644" w:author="Oscar Esteban Juarez Paz" w:date="2026-10-31T19:30:00Z" w16du:dateUtc="2026-10-31T19:30:00Z">
              <w:r w:rsidRPr="000C1128">
                <w:rPr>
                  <w:rFonts w:ascii="Aptos Narrow" w:eastAsia="Times New Roman" w:hAnsi="Aptos Narrow" w:cs="Times New Roman"/>
                  <w:color w:val="000000"/>
                </w:rPr>
                <w:t>6.1</w:t>
              </w:r>
            </w:ins>
          </w:p>
        </w:tc>
      </w:tr>
      <w:tr w:rsidR="000C1128" w:rsidRPr="000C1128" w14:paraId="51A30E3A" w14:textId="77777777" w:rsidTr="000C1128">
        <w:trPr>
          <w:trHeight w:val="320"/>
          <w:jc w:val="center"/>
          <w:ins w:id="645" w:author="Oscar Esteban Juarez Paz" w:date="2026-10-31T19:30:00Z" w16du:dateUtc="2026-10-31T19:30:00Z"/>
          <w:trPrChange w:id="646" w:author="Oscar Esteban Juarez Paz" w:date="2026-10-31T19:31:00Z" w16du:dateUtc="2026-10-31T19:31:00Z">
            <w:trPr>
              <w:gridAfter w:val="1"/>
              <w:trHeight w:val="292"/>
            </w:trPr>
          </w:trPrChange>
        </w:trPr>
        <w:tc>
          <w:tcPr>
            <w:tcW w:w="3186" w:type="dxa"/>
            <w:tcBorders>
              <w:top w:val="single" w:sz="4" w:space="0" w:color="61CBF3"/>
              <w:left w:val="single" w:sz="4" w:space="0" w:color="61CBF3"/>
              <w:bottom w:val="single" w:sz="4" w:space="0" w:color="61CBF3"/>
              <w:right w:val="nil"/>
            </w:tcBorders>
            <w:noWrap/>
            <w:vAlign w:val="bottom"/>
            <w:hideMark/>
            <w:tcPrChange w:id="647" w:author="Oscar Esteban Juarez Paz" w:date="2026-10-31T19:31:00Z" w16du:dateUtc="2026-10-31T19:31:00Z">
              <w:tcPr>
                <w:tcW w:w="2649" w:type="dxa"/>
                <w:tcBorders>
                  <w:top w:val="single" w:sz="4" w:space="0" w:color="61CBF3"/>
                  <w:left w:val="single" w:sz="4" w:space="0" w:color="61CBF3"/>
                  <w:bottom w:val="single" w:sz="4" w:space="0" w:color="61CBF3"/>
                  <w:right w:val="nil"/>
                </w:tcBorders>
                <w:noWrap/>
                <w:vAlign w:val="bottom"/>
                <w:hideMark/>
              </w:tcPr>
            </w:tcPrChange>
          </w:tcPr>
          <w:p w14:paraId="107F4DCF" w14:textId="77777777" w:rsidR="000C1128" w:rsidRPr="000C1128" w:rsidRDefault="000C1128" w:rsidP="000C1128">
            <w:pPr>
              <w:spacing w:after="0" w:line="240" w:lineRule="auto"/>
              <w:rPr>
                <w:ins w:id="648" w:author="Oscar Esteban Juarez Paz" w:date="2026-10-31T19:30:00Z" w16du:dateUtc="2026-10-31T19:30:00Z"/>
                <w:rFonts w:ascii="Aptos Narrow" w:eastAsia="Times New Roman" w:hAnsi="Aptos Narrow" w:cs="Times New Roman"/>
                <w:color w:val="000000"/>
              </w:rPr>
            </w:pPr>
            <w:ins w:id="649" w:author="Oscar Esteban Juarez Paz" w:date="2026-10-31T19:30:00Z" w16du:dateUtc="2026-10-31T19:30:00Z">
              <w:r w:rsidRPr="000C1128">
                <w:rPr>
                  <w:rFonts w:ascii="Aptos Narrow" w:eastAsia="Times New Roman" w:hAnsi="Aptos Narrow" w:cs="Times New Roman"/>
                  <w:color w:val="000000"/>
                </w:rPr>
                <w:t>Echo calls per day</w:t>
              </w:r>
            </w:ins>
          </w:p>
        </w:tc>
        <w:tc>
          <w:tcPr>
            <w:tcW w:w="1226" w:type="dxa"/>
            <w:tcBorders>
              <w:top w:val="single" w:sz="4" w:space="0" w:color="61CBF3"/>
              <w:left w:val="nil"/>
              <w:bottom w:val="single" w:sz="4" w:space="0" w:color="61CBF3"/>
              <w:right w:val="nil"/>
            </w:tcBorders>
            <w:noWrap/>
            <w:vAlign w:val="bottom"/>
            <w:hideMark/>
            <w:tcPrChange w:id="650" w:author="Oscar Esteban Juarez Paz" w:date="2026-10-31T19:31:00Z" w16du:dateUtc="2026-10-31T19:31:00Z">
              <w:tcPr>
                <w:tcW w:w="1020" w:type="dxa"/>
                <w:gridSpan w:val="2"/>
                <w:tcBorders>
                  <w:top w:val="single" w:sz="4" w:space="0" w:color="61CBF3"/>
                  <w:left w:val="nil"/>
                  <w:bottom w:val="single" w:sz="4" w:space="0" w:color="61CBF3"/>
                  <w:right w:val="nil"/>
                </w:tcBorders>
                <w:noWrap/>
                <w:vAlign w:val="bottom"/>
                <w:hideMark/>
              </w:tcPr>
            </w:tcPrChange>
          </w:tcPr>
          <w:p w14:paraId="7ED8B86A" w14:textId="77777777" w:rsidR="000C1128" w:rsidRPr="000C1128" w:rsidRDefault="000C1128" w:rsidP="000C1128">
            <w:pPr>
              <w:spacing w:after="0" w:line="240" w:lineRule="auto"/>
              <w:jc w:val="right"/>
              <w:rPr>
                <w:ins w:id="651" w:author="Oscar Esteban Juarez Paz" w:date="2026-10-31T19:30:00Z" w16du:dateUtc="2026-10-31T19:30:00Z"/>
                <w:rFonts w:ascii="Aptos Narrow" w:eastAsia="Times New Roman" w:hAnsi="Aptos Narrow" w:cs="Times New Roman"/>
                <w:color w:val="000000"/>
              </w:rPr>
            </w:pPr>
            <w:ins w:id="652" w:author="Oscar Esteban Juarez Paz" w:date="2026-10-31T19:30:00Z" w16du:dateUtc="2026-10-31T19:30:00Z">
              <w:r w:rsidRPr="000C1128">
                <w:rPr>
                  <w:rFonts w:ascii="Aptos Narrow" w:eastAsia="Times New Roman" w:hAnsi="Aptos Narrow" w:cs="Times New Roman"/>
                  <w:color w:val="000000"/>
                </w:rPr>
                <w:t>5.6</w:t>
              </w:r>
            </w:ins>
          </w:p>
        </w:tc>
        <w:tc>
          <w:tcPr>
            <w:tcW w:w="1226" w:type="dxa"/>
            <w:tcBorders>
              <w:top w:val="single" w:sz="4" w:space="0" w:color="61CBF3"/>
              <w:left w:val="nil"/>
              <w:bottom w:val="single" w:sz="4" w:space="0" w:color="61CBF3"/>
              <w:right w:val="nil"/>
            </w:tcBorders>
            <w:noWrap/>
            <w:vAlign w:val="bottom"/>
            <w:hideMark/>
            <w:tcPrChange w:id="653" w:author="Oscar Esteban Juarez Paz" w:date="2026-10-31T19:31:00Z" w16du:dateUtc="2026-10-31T19:31:00Z">
              <w:tcPr>
                <w:tcW w:w="1020" w:type="dxa"/>
                <w:gridSpan w:val="2"/>
                <w:tcBorders>
                  <w:top w:val="single" w:sz="4" w:space="0" w:color="61CBF3"/>
                  <w:left w:val="nil"/>
                  <w:bottom w:val="single" w:sz="4" w:space="0" w:color="61CBF3"/>
                  <w:right w:val="nil"/>
                </w:tcBorders>
                <w:noWrap/>
                <w:vAlign w:val="bottom"/>
                <w:hideMark/>
              </w:tcPr>
            </w:tcPrChange>
          </w:tcPr>
          <w:p w14:paraId="5B27BFE1" w14:textId="77777777" w:rsidR="000C1128" w:rsidRPr="000C1128" w:rsidRDefault="000C1128" w:rsidP="000C1128">
            <w:pPr>
              <w:spacing w:after="0" w:line="240" w:lineRule="auto"/>
              <w:jc w:val="right"/>
              <w:rPr>
                <w:ins w:id="654" w:author="Oscar Esteban Juarez Paz" w:date="2026-10-31T19:30:00Z" w16du:dateUtc="2026-10-31T19:30:00Z"/>
                <w:rFonts w:ascii="Aptos Narrow" w:eastAsia="Times New Roman" w:hAnsi="Aptos Narrow" w:cs="Times New Roman"/>
                <w:color w:val="000000"/>
              </w:rPr>
            </w:pPr>
            <w:ins w:id="655" w:author="Oscar Esteban Juarez Paz" w:date="2026-10-31T19:30:00Z" w16du:dateUtc="2026-10-31T19:30:00Z">
              <w:r w:rsidRPr="000C1128">
                <w:rPr>
                  <w:rFonts w:ascii="Aptos Narrow" w:eastAsia="Times New Roman" w:hAnsi="Aptos Narrow" w:cs="Times New Roman"/>
                  <w:color w:val="000000"/>
                </w:rPr>
                <w:t>6</w:t>
              </w:r>
            </w:ins>
          </w:p>
        </w:tc>
        <w:tc>
          <w:tcPr>
            <w:tcW w:w="1443" w:type="dxa"/>
            <w:tcBorders>
              <w:top w:val="single" w:sz="4" w:space="0" w:color="61CBF3"/>
              <w:left w:val="nil"/>
              <w:bottom w:val="single" w:sz="4" w:space="0" w:color="61CBF3"/>
              <w:right w:val="single" w:sz="4" w:space="0" w:color="61CBF3"/>
            </w:tcBorders>
            <w:noWrap/>
            <w:vAlign w:val="bottom"/>
            <w:hideMark/>
            <w:tcPrChange w:id="656" w:author="Oscar Esteban Juarez Paz" w:date="2026-10-31T19:31:00Z" w16du:dateUtc="2026-10-31T19:31:00Z">
              <w:tcPr>
                <w:tcW w:w="1200" w:type="dxa"/>
                <w:gridSpan w:val="2"/>
                <w:tcBorders>
                  <w:top w:val="single" w:sz="4" w:space="0" w:color="61CBF3"/>
                  <w:left w:val="nil"/>
                  <w:bottom w:val="single" w:sz="4" w:space="0" w:color="61CBF3"/>
                  <w:right w:val="single" w:sz="4" w:space="0" w:color="61CBF3"/>
                </w:tcBorders>
                <w:noWrap/>
                <w:vAlign w:val="bottom"/>
                <w:hideMark/>
              </w:tcPr>
            </w:tcPrChange>
          </w:tcPr>
          <w:p w14:paraId="1EF900DE" w14:textId="77777777" w:rsidR="000C1128" w:rsidRPr="000C1128" w:rsidRDefault="000C1128" w:rsidP="000C1128">
            <w:pPr>
              <w:spacing w:after="0" w:line="240" w:lineRule="auto"/>
              <w:jc w:val="right"/>
              <w:rPr>
                <w:ins w:id="657" w:author="Oscar Esteban Juarez Paz" w:date="2026-10-31T19:30:00Z" w16du:dateUtc="2026-10-31T19:30:00Z"/>
                <w:rFonts w:ascii="Aptos Narrow" w:eastAsia="Times New Roman" w:hAnsi="Aptos Narrow" w:cs="Times New Roman"/>
                <w:color w:val="000000"/>
              </w:rPr>
            </w:pPr>
            <w:ins w:id="658" w:author="Oscar Esteban Juarez Paz" w:date="2026-10-31T19:30:00Z" w16du:dateUtc="2026-10-31T19:30:00Z">
              <w:r w:rsidRPr="000C1128">
                <w:rPr>
                  <w:rFonts w:ascii="Aptos Narrow" w:eastAsia="Times New Roman" w:hAnsi="Aptos Narrow" w:cs="Times New Roman"/>
                  <w:color w:val="000000"/>
                </w:rPr>
                <w:t>0.25</w:t>
              </w:r>
            </w:ins>
          </w:p>
        </w:tc>
      </w:tr>
      <w:tr w:rsidR="000C1128" w:rsidRPr="000C1128" w14:paraId="530A4407" w14:textId="77777777" w:rsidTr="000C1128">
        <w:trPr>
          <w:trHeight w:val="320"/>
          <w:jc w:val="center"/>
          <w:ins w:id="659" w:author="Oscar Esteban Juarez Paz" w:date="2026-10-31T19:30:00Z" w16du:dateUtc="2026-10-31T19:30:00Z"/>
          <w:trPrChange w:id="660" w:author="Oscar Esteban Juarez Paz" w:date="2026-10-31T19:31:00Z" w16du:dateUtc="2026-10-31T19:31:00Z">
            <w:trPr>
              <w:gridAfter w:val="1"/>
              <w:trHeight w:val="292"/>
            </w:trPr>
          </w:trPrChange>
        </w:trPr>
        <w:tc>
          <w:tcPr>
            <w:tcW w:w="3186" w:type="dxa"/>
            <w:tcBorders>
              <w:top w:val="single" w:sz="4" w:space="0" w:color="61CBF3"/>
              <w:left w:val="single" w:sz="4" w:space="0" w:color="61CBF3"/>
              <w:bottom w:val="single" w:sz="4" w:space="0" w:color="61CBF3"/>
              <w:right w:val="nil"/>
            </w:tcBorders>
            <w:shd w:val="clear" w:color="CAEDFB" w:fill="CAEDFB"/>
            <w:noWrap/>
            <w:vAlign w:val="bottom"/>
            <w:hideMark/>
            <w:tcPrChange w:id="661" w:author="Oscar Esteban Juarez Paz" w:date="2026-10-31T19:31:00Z" w16du:dateUtc="2026-10-31T19:31:00Z">
              <w:tcPr>
                <w:tcW w:w="2649" w:type="dxa"/>
                <w:tcBorders>
                  <w:top w:val="single" w:sz="4" w:space="0" w:color="61CBF3"/>
                  <w:left w:val="single" w:sz="4" w:space="0" w:color="61CBF3"/>
                  <w:bottom w:val="single" w:sz="4" w:space="0" w:color="61CBF3"/>
                  <w:right w:val="nil"/>
                </w:tcBorders>
                <w:shd w:val="clear" w:color="CAEDFB" w:fill="CAEDFB"/>
                <w:noWrap/>
                <w:vAlign w:val="bottom"/>
                <w:hideMark/>
              </w:tcPr>
            </w:tcPrChange>
          </w:tcPr>
          <w:p w14:paraId="7765AF25" w14:textId="77777777" w:rsidR="000C1128" w:rsidRPr="000C1128" w:rsidRDefault="000C1128" w:rsidP="000C1128">
            <w:pPr>
              <w:spacing w:after="0" w:line="240" w:lineRule="auto"/>
              <w:rPr>
                <w:ins w:id="662" w:author="Oscar Esteban Juarez Paz" w:date="2026-10-31T19:30:00Z" w16du:dateUtc="2026-10-31T19:30:00Z"/>
                <w:rFonts w:ascii="Aptos Narrow" w:eastAsia="Times New Roman" w:hAnsi="Aptos Narrow" w:cs="Times New Roman"/>
                <w:color w:val="000000"/>
              </w:rPr>
            </w:pPr>
            <w:ins w:id="663" w:author="Oscar Esteban Juarez Paz" w:date="2026-10-31T19:30:00Z" w16du:dateUtc="2026-10-31T19:30:00Z">
              <w:r w:rsidRPr="000C1128">
                <w:rPr>
                  <w:rFonts w:ascii="Aptos Narrow" w:eastAsia="Times New Roman" w:hAnsi="Aptos Narrow" w:cs="Times New Roman"/>
                  <w:color w:val="000000"/>
                </w:rPr>
                <w:t>All calls per day</w:t>
              </w:r>
            </w:ins>
          </w:p>
        </w:tc>
        <w:tc>
          <w:tcPr>
            <w:tcW w:w="1226" w:type="dxa"/>
            <w:tcBorders>
              <w:top w:val="single" w:sz="4" w:space="0" w:color="61CBF3"/>
              <w:left w:val="nil"/>
              <w:bottom w:val="single" w:sz="4" w:space="0" w:color="61CBF3"/>
              <w:right w:val="nil"/>
            </w:tcBorders>
            <w:shd w:val="clear" w:color="CAEDFB" w:fill="CAEDFB"/>
            <w:noWrap/>
            <w:vAlign w:val="bottom"/>
            <w:hideMark/>
            <w:tcPrChange w:id="664" w:author="Oscar Esteban Juarez Paz" w:date="2026-10-31T19:31:00Z" w16du:dateUtc="2026-10-31T19:31:00Z">
              <w:tcPr>
                <w:tcW w:w="1020" w:type="dxa"/>
                <w:gridSpan w:val="2"/>
                <w:tcBorders>
                  <w:top w:val="single" w:sz="4" w:space="0" w:color="61CBF3"/>
                  <w:left w:val="nil"/>
                  <w:bottom w:val="single" w:sz="4" w:space="0" w:color="61CBF3"/>
                  <w:right w:val="nil"/>
                </w:tcBorders>
                <w:shd w:val="clear" w:color="CAEDFB" w:fill="CAEDFB"/>
                <w:noWrap/>
                <w:vAlign w:val="bottom"/>
                <w:hideMark/>
              </w:tcPr>
            </w:tcPrChange>
          </w:tcPr>
          <w:p w14:paraId="12FD03BF" w14:textId="77777777" w:rsidR="000C1128" w:rsidRPr="000C1128" w:rsidRDefault="000C1128" w:rsidP="000C1128">
            <w:pPr>
              <w:spacing w:after="0" w:line="240" w:lineRule="auto"/>
              <w:jc w:val="right"/>
              <w:rPr>
                <w:ins w:id="665" w:author="Oscar Esteban Juarez Paz" w:date="2026-10-31T19:30:00Z" w16du:dateUtc="2026-10-31T19:30:00Z"/>
                <w:rFonts w:ascii="Aptos Narrow" w:eastAsia="Times New Roman" w:hAnsi="Aptos Narrow" w:cs="Times New Roman"/>
                <w:color w:val="000000"/>
              </w:rPr>
            </w:pPr>
            <w:ins w:id="666" w:author="Oscar Esteban Juarez Paz" w:date="2026-10-31T19:30:00Z" w16du:dateUtc="2026-10-31T19:30:00Z">
              <w:r w:rsidRPr="000C1128">
                <w:rPr>
                  <w:rFonts w:ascii="Aptos Narrow" w:eastAsia="Times New Roman" w:hAnsi="Aptos Narrow" w:cs="Times New Roman"/>
                  <w:color w:val="000000"/>
                </w:rPr>
                <w:t>228.04</w:t>
              </w:r>
            </w:ins>
          </w:p>
        </w:tc>
        <w:tc>
          <w:tcPr>
            <w:tcW w:w="1226" w:type="dxa"/>
            <w:tcBorders>
              <w:top w:val="single" w:sz="4" w:space="0" w:color="61CBF3"/>
              <w:left w:val="nil"/>
              <w:bottom w:val="single" w:sz="4" w:space="0" w:color="61CBF3"/>
              <w:right w:val="nil"/>
            </w:tcBorders>
            <w:shd w:val="clear" w:color="CAEDFB" w:fill="CAEDFB"/>
            <w:noWrap/>
            <w:vAlign w:val="bottom"/>
            <w:hideMark/>
            <w:tcPrChange w:id="667" w:author="Oscar Esteban Juarez Paz" w:date="2026-10-31T19:31:00Z" w16du:dateUtc="2026-10-31T19:31:00Z">
              <w:tcPr>
                <w:tcW w:w="1020" w:type="dxa"/>
                <w:gridSpan w:val="2"/>
                <w:tcBorders>
                  <w:top w:val="single" w:sz="4" w:space="0" w:color="61CBF3"/>
                  <w:left w:val="nil"/>
                  <w:bottom w:val="single" w:sz="4" w:space="0" w:color="61CBF3"/>
                  <w:right w:val="nil"/>
                </w:tcBorders>
                <w:shd w:val="clear" w:color="CAEDFB" w:fill="CAEDFB"/>
                <w:noWrap/>
                <w:vAlign w:val="bottom"/>
                <w:hideMark/>
              </w:tcPr>
            </w:tcPrChange>
          </w:tcPr>
          <w:p w14:paraId="0F85800B" w14:textId="77777777" w:rsidR="000C1128" w:rsidRPr="000C1128" w:rsidRDefault="000C1128" w:rsidP="000C1128">
            <w:pPr>
              <w:spacing w:after="0" w:line="240" w:lineRule="auto"/>
              <w:jc w:val="right"/>
              <w:rPr>
                <w:ins w:id="668" w:author="Oscar Esteban Juarez Paz" w:date="2026-10-31T19:30:00Z" w16du:dateUtc="2026-10-31T19:30:00Z"/>
                <w:rFonts w:ascii="Aptos Narrow" w:eastAsia="Times New Roman" w:hAnsi="Aptos Narrow" w:cs="Times New Roman"/>
                <w:color w:val="000000"/>
              </w:rPr>
            </w:pPr>
            <w:ins w:id="669" w:author="Oscar Esteban Juarez Paz" w:date="2026-10-31T19:30:00Z" w16du:dateUtc="2026-10-31T19:30:00Z">
              <w:r w:rsidRPr="000C1128">
                <w:rPr>
                  <w:rFonts w:ascii="Aptos Narrow" w:eastAsia="Times New Roman" w:hAnsi="Aptos Narrow" w:cs="Times New Roman"/>
                  <w:color w:val="000000"/>
                </w:rPr>
                <w:t>227</w:t>
              </w:r>
            </w:ins>
          </w:p>
        </w:tc>
        <w:tc>
          <w:tcPr>
            <w:tcW w:w="1443" w:type="dxa"/>
            <w:tcBorders>
              <w:top w:val="single" w:sz="4" w:space="0" w:color="61CBF3"/>
              <w:left w:val="nil"/>
              <w:bottom w:val="single" w:sz="4" w:space="0" w:color="61CBF3"/>
              <w:right w:val="single" w:sz="4" w:space="0" w:color="61CBF3"/>
            </w:tcBorders>
            <w:shd w:val="clear" w:color="CAEDFB" w:fill="CAEDFB"/>
            <w:noWrap/>
            <w:vAlign w:val="bottom"/>
            <w:hideMark/>
            <w:tcPrChange w:id="670" w:author="Oscar Esteban Juarez Paz" w:date="2026-10-31T19:31:00Z" w16du:dateUtc="2026-10-31T19:31:00Z">
              <w:tcPr>
                <w:tcW w:w="1200" w:type="dxa"/>
                <w:gridSpan w:val="2"/>
                <w:tcBorders>
                  <w:top w:val="single" w:sz="4" w:space="0" w:color="61CBF3"/>
                  <w:left w:val="nil"/>
                  <w:bottom w:val="single" w:sz="4" w:space="0" w:color="61CBF3"/>
                  <w:right w:val="single" w:sz="4" w:space="0" w:color="61CBF3"/>
                </w:tcBorders>
                <w:shd w:val="clear" w:color="CAEDFB" w:fill="CAEDFB"/>
                <w:noWrap/>
                <w:vAlign w:val="bottom"/>
                <w:hideMark/>
              </w:tcPr>
            </w:tcPrChange>
          </w:tcPr>
          <w:p w14:paraId="0F8DEEAE" w14:textId="77777777" w:rsidR="000C1128" w:rsidRPr="000C1128" w:rsidRDefault="000C1128" w:rsidP="000C1128">
            <w:pPr>
              <w:keepNext/>
              <w:spacing w:after="0" w:line="240" w:lineRule="auto"/>
              <w:jc w:val="right"/>
              <w:rPr>
                <w:ins w:id="671" w:author="Oscar Esteban Juarez Paz" w:date="2026-10-31T19:30:00Z" w16du:dateUtc="2026-10-31T19:30:00Z"/>
                <w:rFonts w:ascii="Aptos Narrow" w:eastAsia="Times New Roman" w:hAnsi="Aptos Narrow" w:cs="Times New Roman"/>
                <w:color w:val="000000"/>
              </w:rPr>
              <w:pPrChange w:id="672" w:author="Oscar Esteban Juarez Paz" w:date="2026-10-31T19:32:00Z" w16du:dateUtc="2026-10-31T19:32:00Z">
                <w:pPr>
                  <w:spacing w:after="0" w:line="240" w:lineRule="auto"/>
                  <w:jc w:val="right"/>
                </w:pPr>
              </w:pPrChange>
            </w:pPr>
            <w:ins w:id="673" w:author="Oscar Esteban Juarez Paz" w:date="2026-10-31T19:30:00Z" w16du:dateUtc="2026-10-31T19:30:00Z">
              <w:r w:rsidRPr="000C1128">
                <w:rPr>
                  <w:rFonts w:ascii="Aptos Narrow" w:eastAsia="Times New Roman" w:hAnsi="Aptos Narrow" w:cs="Times New Roman"/>
                  <w:color w:val="000000"/>
                </w:rPr>
                <w:t>0.36</w:t>
              </w:r>
            </w:ins>
          </w:p>
        </w:tc>
      </w:tr>
    </w:tbl>
    <w:p w14:paraId="4405265C" w14:textId="3AA6906B" w:rsidR="00E04EDA" w:rsidRDefault="000C1128" w:rsidP="000C1128">
      <w:pPr>
        <w:pStyle w:val="Caption"/>
        <w:jc w:val="center"/>
        <w:rPr>
          <w:ins w:id="674" w:author="Oscar Esteban Juarez Paz" w:date="2026-10-31T19:32:00Z" w16du:dateUtc="2026-10-31T19:32:00Z"/>
        </w:rPr>
      </w:pPr>
      <w:ins w:id="675" w:author="Oscar Esteban Juarez Paz" w:date="2026-10-31T19:32:00Z" w16du:dateUtc="2026-10-31T19:32:00Z">
        <w:r>
          <w:t xml:space="preserve">Table </w:t>
        </w:r>
        <w:r>
          <w:fldChar w:fldCharType="begin"/>
        </w:r>
        <w:r>
          <w:instrText xml:space="preserve"> SEQ Table \* ARABIC </w:instrText>
        </w:r>
      </w:ins>
      <w:r>
        <w:fldChar w:fldCharType="separate"/>
      </w:r>
      <w:ins w:id="676" w:author="Oscar Esteban Juarez Paz" w:date="2026-10-31T19:32:00Z" w16du:dateUtc="2026-10-31T19:32:00Z">
        <w:r>
          <w:rPr>
            <w:noProof/>
          </w:rPr>
          <w:t>2</w:t>
        </w:r>
        <w:r>
          <w:fldChar w:fldCharType="end"/>
        </w:r>
        <w:r>
          <w:t xml:space="preserve">. </w:t>
        </w:r>
        <w:r w:rsidRPr="00BB6108">
          <w:t>Shape of the variables used for each distribution</w:t>
        </w:r>
      </w:ins>
    </w:p>
    <w:p w14:paraId="1D7FC009" w14:textId="545F014F" w:rsidR="000C1128" w:rsidRDefault="000C1128" w:rsidP="000C1128">
      <w:pPr>
        <w:jc w:val="both"/>
        <w:rPr>
          <w:ins w:id="677" w:author="Oscar Esteban Juarez Paz" w:date="2026-10-31T19:37:00Z" w16du:dateUtc="2026-10-31T19:37:00Z"/>
        </w:rPr>
      </w:pPr>
      <w:ins w:id="678" w:author="Oscar Esteban Juarez Paz" w:date="2026-10-31T19:32:00Z" w16du:dateUtc="2026-10-31T19:32:00Z">
        <w:r>
          <w:t>Each variable was matches to the distribution whose shape it has</w:t>
        </w:r>
      </w:ins>
      <w:ins w:id="679" w:author="Oscar Esteban Juarez Paz" w:date="2026-10-31T19:33:00Z" w16du:dateUtc="2026-10-31T19:33:00Z">
        <w:r>
          <w:t xml:space="preserve"> Table 2. Echo response time is positively skewed (6.10), so it was turned into a yes or no outcome for the Binomial. Echo calls per </w:t>
        </w:r>
      </w:ins>
      <w:ins w:id="680" w:author="Oscar Esteban Juarez Paz" w:date="2026-10-31T19:34:00Z" w16du:dateUtc="2026-10-31T19:34:00Z">
        <w:r>
          <w:t>day are small counts with a variance close to the mean, which suits the Poisson, and there are many total calls per day and is almost symmetrical</w:t>
        </w:r>
      </w:ins>
      <w:ins w:id="681" w:author="Oscar Esteban Juarez Paz" w:date="2026-10-31T19:35:00Z" w16du:dateUtc="2026-10-31T19:35:00Z">
        <w:r>
          <w:t xml:space="preserve">, which suits the Normal. Echo calls per day are less skewed (0.25) than total calls (0.36), but their small whole number values </w:t>
        </w:r>
        <w:proofErr w:type="gramStart"/>
        <w:r>
          <w:t>makes</w:t>
        </w:r>
        <w:proofErr w:type="gramEnd"/>
        <w:r>
          <w:t xml:space="preserve"> them discrete.</w:t>
        </w:r>
      </w:ins>
    </w:p>
    <w:p w14:paraId="561B5BC1" w14:textId="088E4E8F" w:rsidR="00F41824" w:rsidRPr="000C1128" w:rsidRDefault="00F41824" w:rsidP="000C1128">
      <w:pPr>
        <w:jc w:val="both"/>
        <w:rPr>
          <w:ins w:id="682" w:author="Oscar Esteban Juarez Paz" w:date="2026-10-31T16:16:00Z" w16du:dateUtc="2026-10-31T16:16:00Z"/>
        </w:rPr>
        <w:pPrChange w:id="683" w:author="Oscar Esteban Juarez Paz" w:date="2026-10-31T19:34:00Z" w16du:dateUtc="2026-10-31T19:34:00Z">
          <w:pPr>
            <w:pStyle w:val="Heading2"/>
          </w:pPr>
        </w:pPrChange>
      </w:pPr>
      <w:ins w:id="684" w:author="Oscar Esteban Juarez Paz" w:date="2026-10-31T19:37:00Z" w16du:dateUtc="2026-10-31T19:37:00Z">
        <w:r>
          <w:t xml:space="preserve">The discrete variables can’t be normal for a single day, since </w:t>
        </w:r>
      </w:ins>
      <m:oMath>
        <m:r>
          <w:ins w:id="685" w:author="Oscar Esteban Juarez Paz" w:date="2026-10-31T19:37:00Z" w16du:dateUtc="2026-10-31T19:37:00Z">
            <w:rPr>
              <w:rFonts w:ascii="Cambria Math" w:hAnsi="Cambria Math"/>
            </w:rPr>
            <m:t>n</m:t>
          </w:ins>
        </m:r>
        <m:r>
          <w:ins w:id="686" w:author="Oscar Esteban Juarez Paz" w:date="2026-10-31T19:37:00Z" w16du:dateUtc="2026-10-31T19:37:00Z">
            <m:rPr>
              <m:sty m:val="p"/>
            </m:rPr>
            <w:rPr>
              <w:rFonts w:ascii="Cambria Math" w:hAnsi="Cambria Math"/>
            </w:rPr>
            <m:t>(1 - p) = 1.3</m:t>
          </w:ins>
        </m:r>
      </m:oMath>
      <w:ins w:id="687" w:author="Oscar Esteban Juarez Paz" w:date="2026-10-31T19:37:00Z" w16du:dateUtc="2026-10-31T19:37:00Z">
        <w:r>
          <w:t xml:space="preserve"> at n = 6</w:t>
        </w:r>
      </w:ins>
      <w:ins w:id="688" w:author="Oscar Esteban Juarez Paz" w:date="2026-10-31T19:38:00Z" w16du:dateUtc="2026-10-31T19:38:00Z">
        <w:r>
          <w:t xml:space="preserve"> and </w:t>
        </w:r>
      </w:ins>
      <w:ins w:id="689" w:author="Oscar Esteban Juarez Paz" w:date="2026-10-31T19:38:00Z">
        <w:r w:rsidRPr="00F41824">
          <w:t>λ</w:t>
        </w:r>
      </w:ins>
      <w:ins w:id="690" w:author="Oscar Esteban Juarez Paz" w:date="2026-10-31T19:38:00Z" w16du:dateUtc="2026-10-31T19:38:00Z">
        <w:r>
          <w:t xml:space="preserve"> = 5.6 is below 10. </w:t>
        </w:r>
        <w:r w:rsidRPr="00F41824">
          <w:t>Bar charts suit the discrete Binomial and Poisson, while a histogram with a KDE and a Q-Q plot show the shape of daily totals and test normality.</w:t>
        </w:r>
      </w:ins>
    </w:p>
    <w:p w14:paraId="79D069F8" w14:textId="77777777" w:rsidR="002A2039" w:rsidRPr="002A2039" w:rsidRDefault="002A2039" w:rsidP="002A2039">
      <w:pPr>
        <w:rPr>
          <w:ins w:id="691" w:author="Oscar Esteban Juarez Paz" w:date="2026-10-28T23:50:00Z" w16du:dateUtc="2026-10-28T23:50:00Z"/>
        </w:rPr>
        <w:pPrChange w:id="692" w:author="Oscar Esteban Juarez Paz" w:date="2026-10-31T16:16:00Z" w16du:dateUtc="2026-10-31T16:16:00Z">
          <w:pPr>
            <w:pStyle w:val="Heading1"/>
          </w:pPr>
        </w:pPrChange>
      </w:pPr>
    </w:p>
    <w:p w14:paraId="406859B1" w14:textId="77777777" w:rsidR="00E04EDA" w:rsidRDefault="00CB6412">
      <w:pPr>
        <w:rPr>
          <w:ins w:id="693" w:author="Oscar Esteban Juarez Paz" w:date="2026-10-31T16:28:00Z" w16du:dateUtc="2026-10-31T16:28:00Z"/>
        </w:rPr>
      </w:pPr>
      <w:ins w:id="694" w:author="Oscar Esteban Juarez Paz" w:date="2026-10-28T23:50:00Z" w16du:dateUtc="2026-10-28T23:50:00Z">
        <w:r>
          <w:br w:type="page"/>
        </w:r>
      </w:ins>
    </w:p>
    <w:p w14:paraId="2A626E25" w14:textId="7006CA3A" w:rsidR="00E04EDA" w:rsidRDefault="00E04EDA" w:rsidP="00E04EDA">
      <w:pPr>
        <w:pStyle w:val="Heading1"/>
        <w:rPr>
          <w:ins w:id="695" w:author="Oscar Esteban Juarez Paz" w:date="2026-10-31T19:39:00Z" w16du:dateUtc="2026-10-31T19:39:00Z"/>
        </w:rPr>
      </w:pPr>
      <w:bookmarkStart w:id="696" w:name="_Toc244367971"/>
      <w:ins w:id="697" w:author="Oscar Esteban Juarez Paz" w:date="2026-10-31T16:28:00Z" w16du:dateUtc="2026-10-31T16:28:00Z">
        <w:r>
          <w:lastRenderedPageBreak/>
          <w:t>Conclusion</w:t>
        </w:r>
      </w:ins>
      <w:bookmarkEnd w:id="696"/>
    </w:p>
    <w:p w14:paraId="3C7737F7" w14:textId="53BAEF51" w:rsidR="008F3A90" w:rsidRDefault="008F3A90" w:rsidP="008F3A90">
      <w:pPr>
        <w:jc w:val="both"/>
        <w:rPr>
          <w:ins w:id="698" w:author="Oscar Esteban Juarez Paz" w:date="2026-10-31T19:41:00Z" w16du:dateUtc="2026-10-31T19:41:00Z"/>
        </w:rPr>
      </w:pPr>
      <w:ins w:id="699" w:author="Oscar Esteban Juarez Paz" w:date="2026-10-31T19:39:00Z" w16du:dateUtc="2026-10-31T19:39:00Z">
        <w:r>
          <w:t>For performance, Dublin Fire Brigade meets the 75% Echo target overall, with 78.4%. On 76.8% of days, a</w:t>
        </w:r>
      </w:ins>
      <w:ins w:id="700" w:author="Oscar Esteban Juarez Paz" w:date="2026-10-31T19:40:00Z" w16du:dateUtc="2026-10-31T19:40:00Z">
        <w:r>
          <w:t>t least one cardiac arrest patient waits longer than 18:59. Delta performance is worse, with only four inner-city stations reached the 45% target, and the north county stations are the slowest for both priorities.</w:t>
        </w:r>
      </w:ins>
    </w:p>
    <w:p w14:paraId="26FE7401" w14:textId="684339E7" w:rsidR="008F3A90" w:rsidRPr="008F3A90" w:rsidRDefault="008F3A90" w:rsidP="008F3A90">
      <w:pPr>
        <w:jc w:val="both"/>
        <w:rPr>
          <w:ins w:id="701" w:author="Oscar Esteban Juarez Paz" w:date="2026-10-31T16:28:00Z" w16du:dateUtc="2026-10-31T16:28:00Z"/>
        </w:rPr>
        <w:pPrChange w:id="702" w:author="Oscar Esteban Juarez Paz" w:date="2026-10-31T19:39:00Z" w16du:dateUtc="2026-10-31T19:39:00Z">
          <w:pPr/>
        </w:pPrChange>
      </w:pPr>
      <w:ins w:id="703" w:author="Oscar Esteban Juarez Paz" w:date="2026-10-31T19:41:00Z" w16du:dateUtc="2026-10-31T19:41:00Z">
        <w:r>
          <w:t xml:space="preserve">For demand, calls are stable and predictable. Echo calls follow a Poisson distribution at about 5.6 a day, and total calls follow a </w:t>
        </w:r>
        <w:proofErr w:type="gramStart"/>
        <w:r>
          <w:t>Normal</w:t>
        </w:r>
        <w:proofErr w:type="gramEnd"/>
        <w:r>
          <w:t xml:space="preserve"> distribution, with 95% of days between 195 and 261 calls. Therefore, the main problem is Delta’s response speed, </w:t>
        </w:r>
        <w:proofErr w:type="gramStart"/>
        <w:r>
          <w:t>specially</w:t>
        </w:r>
        <w:proofErr w:type="gramEnd"/>
        <w:r>
          <w:t xml:space="preserve"> nor</w:t>
        </w:r>
      </w:ins>
      <w:ins w:id="704" w:author="Oscar Esteban Juarez Paz" w:date="2026-10-31T19:42:00Z" w16du:dateUtc="2026-10-31T19:42:00Z">
        <w:r>
          <w:t>th county stations.</w:t>
        </w:r>
      </w:ins>
    </w:p>
    <w:p w14:paraId="1F8B52FA" w14:textId="2B27A144" w:rsidR="00E04EDA" w:rsidRPr="00E04EDA" w:rsidRDefault="00E04EDA">
      <w:pPr>
        <w:rPr>
          <w:ins w:id="705" w:author="Oscar Esteban Juarez Paz" w:date="2026-10-31T16:28:00Z" w16du:dateUtc="2026-10-31T16:28:00Z"/>
          <w:rPrChange w:id="706" w:author="Oscar Esteban Juarez Paz" w:date="2026-10-31T16:28:00Z" w16du:dateUtc="2026-10-31T16:28:00Z">
            <w:rPr>
              <w:ins w:id="707" w:author="Oscar Esteban Juarez Paz" w:date="2026-10-31T16:28:00Z" w16du:dateUtc="2026-10-31T16:28:00Z"/>
              <w:rFonts w:eastAsiaTheme="majorEastAsia" w:cstheme="majorBidi"/>
              <w:color w:val="3A3A3A" w:themeColor="background2" w:themeShade="40"/>
              <w:spacing w:val="-10"/>
              <w:kern w:val="28"/>
              <w:sz w:val="40"/>
              <w:szCs w:val="40"/>
            </w:rPr>
          </w:rPrChange>
        </w:rPr>
      </w:pPr>
      <w:ins w:id="708" w:author="Oscar Esteban Juarez Paz" w:date="2026-10-31T16:28:00Z" w16du:dateUtc="2026-10-31T16:28:00Z">
        <w:r>
          <w:br w:type="page"/>
        </w:r>
      </w:ins>
    </w:p>
    <w:p w14:paraId="2647B54E" w14:textId="77777777" w:rsidR="00A9537C" w:rsidRPr="00CB6412" w:rsidDel="00A9537C" w:rsidRDefault="00A9537C">
      <w:pPr>
        <w:rPr>
          <w:del w:id="709" w:author="Oscar Esteban Juarez Paz" w:date="2026-10-28T23:51:00Z" w16du:dateUtc="2026-10-28T23:51:00Z"/>
        </w:rPr>
        <w:pPrChange w:id="710" w:author="Oscar Esteban Juarez Paz" w:date="2026-10-28T23:51:00Z" w16du:dateUtc="2026-10-28T23:51:00Z">
          <w:pPr>
            <w:pStyle w:val="Heading1"/>
            <w:spacing w:after="0"/>
          </w:pPr>
        </w:pPrChange>
      </w:pPr>
    </w:p>
    <w:p w14:paraId="6B356D46" w14:textId="17386696" w:rsidR="0051184F" w:rsidDel="00CB6412" w:rsidRDefault="00E73B14">
      <w:pPr>
        <w:pStyle w:val="Heading1"/>
        <w:spacing w:before="0"/>
        <w:rPr>
          <w:del w:id="711" w:author="Oscar Esteban Juarez Paz" w:date="2026-10-28T23:48:00Z" w16du:dateUtc="2026-10-28T23:48:00Z"/>
        </w:rPr>
      </w:pPr>
      <w:del w:id="712" w:author="Oscar Esteban Juarez Paz" w:date="2026-10-28T23:48:00Z" w16du:dateUtc="2026-10-28T23:48:00Z">
        <w:r w:rsidDel="00CB6412">
          <w:delText>Chapter 1</w:delText>
        </w:r>
      </w:del>
    </w:p>
    <w:p w14:paraId="7BAE125C" w14:textId="28010D7C" w:rsidR="0051184F" w:rsidDel="00CB6412" w:rsidRDefault="00E73B14">
      <w:pPr>
        <w:pStyle w:val="Heading2"/>
        <w:rPr>
          <w:del w:id="713" w:author="Oscar Esteban Juarez Paz" w:date="2026-10-28T23:48:00Z" w16du:dateUtc="2026-10-28T23:48:00Z"/>
        </w:rPr>
      </w:pPr>
      <w:del w:id="714" w:author="Oscar Esteban Juarez Paz" w:date="2026-10-28T23:48:00Z" w16du:dateUtc="2026-10-28T23:48:00Z">
        <w:r w:rsidDel="00CB6412">
          <w:delText>Chapter 1.1</w:delText>
        </w:r>
      </w:del>
    </w:p>
    <w:p w14:paraId="60033E0B" w14:textId="7E01932F" w:rsidR="0051184F" w:rsidDel="00CB6412" w:rsidRDefault="00E73B14">
      <w:pPr>
        <w:pStyle w:val="Heading3"/>
        <w:rPr>
          <w:del w:id="715" w:author="Oscar Esteban Juarez Paz" w:date="2026-10-28T23:48:00Z" w16du:dateUtc="2026-10-28T23:48:00Z"/>
        </w:rPr>
      </w:pPr>
      <w:del w:id="716" w:author="Oscar Esteban Juarez Paz" w:date="2026-10-28T23:48:00Z" w16du:dateUtc="2026-10-28T23:48:00Z">
        <w:r w:rsidDel="00CB6412">
          <w:delText>Chapter 1.1.1.</w:delText>
        </w:r>
      </w:del>
    </w:p>
    <w:p w14:paraId="7770181D" w14:textId="1D78616C" w:rsidR="0051184F" w:rsidDel="00CB6412" w:rsidRDefault="0051184F">
      <w:pPr>
        <w:rPr>
          <w:del w:id="717" w:author="Oscar Esteban Juarez Paz" w:date="2026-10-28T23:48:00Z" w16du:dateUtc="2026-10-28T23:48:00Z"/>
        </w:rPr>
      </w:pPr>
    </w:p>
    <w:p w14:paraId="225A14DC" w14:textId="56EAC0C3" w:rsidR="0051184F" w:rsidDel="00CB6412" w:rsidRDefault="00E73B14">
      <w:pPr>
        <w:rPr>
          <w:del w:id="718" w:author="Oscar Esteban Juarez Paz" w:date="2026-10-28T23:48:00Z" w16du:dateUtc="2026-10-28T23:48:00Z"/>
        </w:rPr>
      </w:pPr>
      <w:del w:id="719" w:author="Oscar Esteban Juarez Paz" w:date="2026-10-28T23:48:00Z" w16du:dateUtc="2026-10-28T23:48:00Z">
        <w:r w:rsidDel="00CB6412">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23"/>
                      <a:srcRect/>
                      <a:stretch>
                        <a:fillRect/>
                      </a:stretch>
                    </pic:blipFill>
                    <pic:spPr>
                      <a:xfrm>
                        <a:off x="0" y="0"/>
                        <a:ext cx="3571875" cy="819150"/>
                      </a:xfrm>
                      <a:prstGeom prst="rect">
                        <a:avLst/>
                      </a:prstGeom>
                      <a:ln/>
                    </pic:spPr>
                  </pic:pic>
                </a:graphicData>
              </a:graphic>
            </wp:inline>
          </w:drawing>
        </w:r>
      </w:del>
    </w:p>
    <w:p w14:paraId="74DF0D5E" w14:textId="06F1E51D" w:rsidR="0051184F" w:rsidDel="00CB6412" w:rsidRDefault="0051184F">
      <w:pPr>
        <w:rPr>
          <w:del w:id="720" w:author="Oscar Esteban Juarez Paz" w:date="2026-10-28T23:48:00Z" w16du:dateUtc="2026-10-28T23:48:00Z"/>
          <w:color w:val="FF0000"/>
        </w:rPr>
      </w:pPr>
    </w:p>
    <w:p w14:paraId="2C10B9FF" w14:textId="5FB92E98" w:rsidR="0051184F" w:rsidDel="00CB6412" w:rsidRDefault="00E73B14">
      <w:pPr>
        <w:rPr>
          <w:del w:id="721" w:author="Oscar Esteban Juarez Paz" w:date="2026-10-28T23:48:00Z" w16du:dateUtc="2026-10-28T23:48:00Z"/>
          <w:color w:val="FF0000"/>
        </w:rPr>
      </w:pPr>
      <w:del w:id="722" w:author="Oscar Esteban Juarez Paz" w:date="2026-10-28T23:48:00Z" w16du:dateUtc="2026-10-28T23:48:00Z">
        <w:r w:rsidDel="00CB6412">
          <w:rPr>
            <w:color w:val="FF0000"/>
          </w:rPr>
          <w:delText>[NOTE: For the table of contents to function properly, you must use the correct headings for all your chapters and subchapters.</w:delText>
        </w:r>
      </w:del>
    </w:p>
    <w:p w14:paraId="18BC4661" w14:textId="547C1313" w:rsidR="0051184F" w:rsidDel="00CB6412" w:rsidRDefault="00E73B14">
      <w:pPr>
        <w:rPr>
          <w:del w:id="723" w:author="Oscar Esteban Juarez Paz" w:date="2026-10-28T23:48:00Z" w16du:dateUtc="2026-10-28T23:48:00Z"/>
          <w:color w:val="FF0000"/>
        </w:rPr>
      </w:pPr>
      <w:del w:id="724" w:author="Oscar Esteban Juarez Paz" w:date="2026-10-28T23:48:00Z" w16du:dateUtc="2026-10-28T23:48:00Z">
        <w:r w:rsidDel="00CB6412">
          <w:rPr>
            <w:b/>
            <w:color w:val="FF0000"/>
          </w:rPr>
          <w:delText>Heading 1:</w:delText>
        </w:r>
        <w:r w:rsidDel="00CB6412">
          <w:rPr>
            <w:color w:val="FF0000"/>
          </w:rPr>
          <w:delText xml:space="preserve"> This is the main heading and should be employed for the primary title or chapter. For example: CHAPTER 1.</w:delText>
        </w:r>
      </w:del>
    </w:p>
    <w:p w14:paraId="09E4A972" w14:textId="0FA5E620" w:rsidR="0051184F" w:rsidDel="00CB6412" w:rsidRDefault="00E73B14">
      <w:pPr>
        <w:rPr>
          <w:del w:id="725" w:author="Oscar Esteban Juarez Paz" w:date="2026-10-28T23:48:00Z" w16du:dateUtc="2026-10-28T23:48:00Z"/>
          <w:color w:val="FF0000"/>
        </w:rPr>
      </w:pPr>
      <w:del w:id="726" w:author="Oscar Esteban Juarez Paz" w:date="2026-10-28T23:48:00Z" w16du:dateUtc="2026-10-28T23:48:00Z">
        <w:r w:rsidDel="00CB6412">
          <w:rPr>
            <w:b/>
            <w:color w:val="FF0000"/>
          </w:rPr>
          <w:delText>Heading 2:</w:delText>
        </w:r>
        <w:r w:rsidDel="00CB6412">
          <w:rPr>
            <w:color w:val="FF0000"/>
          </w:rPr>
          <w:delText xml:space="preserve"> Use Heading 2 as a subheading. For instance: Chapter 1.1.</w:delText>
        </w:r>
      </w:del>
    </w:p>
    <w:p w14:paraId="2445225A" w14:textId="63CBF48C" w:rsidR="0051184F" w:rsidDel="00CB6412" w:rsidRDefault="00E73B14">
      <w:pPr>
        <w:rPr>
          <w:del w:id="727" w:author="Oscar Esteban Juarez Paz" w:date="2026-10-28T23:48:00Z" w16du:dateUtc="2026-10-28T23:48:00Z"/>
          <w:color w:val="FF0000"/>
        </w:rPr>
      </w:pPr>
      <w:del w:id="728" w:author="Oscar Esteban Juarez Paz" w:date="2026-10-28T23:48:00Z" w16du:dateUtc="2026-10-28T23:48:00Z">
        <w:r w:rsidDel="00CB6412">
          <w:rPr>
            <w:b/>
            <w:color w:val="FF0000"/>
          </w:rPr>
          <w:delText>Heading 3:</w:delText>
        </w:r>
        <w:r w:rsidDel="00CB6412">
          <w:rPr>
            <w:color w:val="FF0000"/>
          </w:rPr>
          <w:delText xml:space="preserve"> Heading 3 provides a more detailed breakdown, such as Chapter 1.1.1.</w:delText>
        </w:r>
      </w:del>
    </w:p>
    <w:p w14:paraId="0B43A96B" w14:textId="7691F84D" w:rsidR="0051184F" w:rsidDel="00CB6412" w:rsidRDefault="00E73B14">
      <w:pPr>
        <w:rPr>
          <w:del w:id="729" w:author="Oscar Esteban Juarez Paz" w:date="2026-10-28T23:48:00Z" w16du:dateUtc="2026-10-28T23:48:00Z"/>
          <w:color w:val="FF0000"/>
        </w:rPr>
      </w:pPr>
      <w:del w:id="730" w:author="Oscar Esteban Juarez Paz" w:date="2026-10-28T23:48:00Z" w16du:dateUtc="2026-10-28T23:48:00Z">
        <w:r w:rsidDel="00CB6412">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785C1610" w:rsidR="0051184F" w:rsidDel="00CB6412" w:rsidRDefault="00E73B14">
      <w:pPr>
        <w:rPr>
          <w:del w:id="731" w:author="Oscar Esteban Juarez Paz" w:date="2026-10-28T23:48:00Z" w16du:dateUtc="2026-10-28T23:48:00Z"/>
          <w:color w:val="FF0000"/>
        </w:rPr>
      </w:pPr>
      <w:del w:id="732" w:author="Oscar Esteban Juarez Paz" w:date="2026-10-28T23:48:00Z" w16du:dateUtc="2026-10-28T23:48:00Z">
        <w:r w:rsidDel="00CB6412">
          <w:rPr>
            <w:color w:val="FF0000"/>
          </w:rPr>
          <w:delText>The remainder of your text should be written using a normal font.]</w:delText>
        </w:r>
      </w:del>
    </w:p>
    <w:p w14:paraId="00C4AB20" w14:textId="77777777" w:rsidR="0051184F" w:rsidDel="00CB6412" w:rsidRDefault="0051184F">
      <w:pPr>
        <w:rPr>
          <w:del w:id="733" w:author="Oscar Esteban Juarez Paz" w:date="2026-10-28T23:48:00Z" w16du:dateUtc="2026-10-28T23:48:00Z"/>
        </w:rPr>
      </w:pPr>
    </w:p>
    <w:p w14:paraId="2403F304" w14:textId="77777777" w:rsidR="0051184F" w:rsidDel="00CB6412" w:rsidRDefault="0051184F">
      <w:pPr>
        <w:rPr>
          <w:del w:id="734" w:author="Oscar Esteban Juarez Paz" w:date="2026-10-28T23:48:00Z" w16du:dateUtc="2026-10-28T23:48:00Z"/>
        </w:rPr>
      </w:pPr>
    </w:p>
    <w:p w14:paraId="468EA17E" w14:textId="77777777" w:rsidR="0051184F" w:rsidDel="00CB6412" w:rsidRDefault="0051184F">
      <w:pPr>
        <w:rPr>
          <w:del w:id="735" w:author="Oscar Esteban Juarez Paz" w:date="2026-10-28T23:48:00Z" w16du:dateUtc="2026-10-28T23:48:00Z"/>
        </w:rPr>
      </w:pPr>
    </w:p>
    <w:p w14:paraId="68D62BB9" w14:textId="77777777" w:rsidR="0051184F" w:rsidDel="00CB6412" w:rsidRDefault="0051184F">
      <w:pPr>
        <w:rPr>
          <w:del w:id="736" w:author="Oscar Esteban Juarez Paz" w:date="2026-10-28T23:48:00Z" w16du:dateUtc="2026-10-28T23:48:00Z"/>
        </w:rPr>
      </w:pPr>
    </w:p>
    <w:p w14:paraId="7B5846F3" w14:textId="77777777" w:rsidR="0051184F" w:rsidDel="00CB6412" w:rsidRDefault="0051184F">
      <w:pPr>
        <w:rPr>
          <w:del w:id="737" w:author="Oscar Esteban Juarez Paz" w:date="2026-10-28T23:48:00Z" w16du:dateUtc="2026-10-28T23:48:00Z"/>
        </w:rPr>
      </w:pPr>
    </w:p>
    <w:p w14:paraId="04A6C3F4" w14:textId="77777777" w:rsidR="0051184F" w:rsidDel="00CB6412" w:rsidRDefault="0051184F">
      <w:pPr>
        <w:rPr>
          <w:del w:id="738" w:author="Oscar Esteban Juarez Paz" w:date="2026-10-28T23:48:00Z" w16du:dateUtc="2026-10-28T23:48:00Z"/>
        </w:rPr>
      </w:pPr>
    </w:p>
    <w:p w14:paraId="0CB81BDE" w14:textId="77777777" w:rsidR="0051184F" w:rsidDel="00CB6412" w:rsidRDefault="0051184F">
      <w:pPr>
        <w:rPr>
          <w:del w:id="739" w:author="Oscar Esteban Juarez Paz" w:date="2026-10-28T23:48:00Z" w16du:dateUtc="2026-10-28T23:48:00Z"/>
        </w:rPr>
      </w:pPr>
    </w:p>
    <w:p w14:paraId="0E11DE48" w14:textId="77777777" w:rsidR="0051184F" w:rsidDel="00CB6412" w:rsidRDefault="0051184F">
      <w:pPr>
        <w:rPr>
          <w:del w:id="740" w:author="Oscar Esteban Juarez Paz" w:date="2026-10-28T23:48:00Z" w16du:dateUtc="2026-10-28T23:48:00Z"/>
        </w:rPr>
      </w:pPr>
    </w:p>
    <w:p w14:paraId="5E892055" w14:textId="77777777" w:rsidR="0051184F" w:rsidDel="00CB6412" w:rsidRDefault="0051184F">
      <w:pPr>
        <w:rPr>
          <w:del w:id="741" w:author="Oscar Esteban Juarez Paz" w:date="2026-10-28T23:48:00Z" w16du:dateUtc="2026-10-28T23:48:00Z"/>
        </w:rPr>
      </w:pPr>
    </w:p>
    <w:p w14:paraId="4DAA5537" w14:textId="77777777" w:rsidR="0051184F" w:rsidDel="00CB6412" w:rsidRDefault="0051184F">
      <w:pPr>
        <w:rPr>
          <w:del w:id="742" w:author="Oscar Esteban Juarez Paz" w:date="2026-10-28T23:48:00Z" w16du:dateUtc="2026-10-28T23:48:00Z"/>
        </w:rPr>
      </w:pPr>
    </w:p>
    <w:p w14:paraId="1A93EDE2" w14:textId="77777777" w:rsidR="0051184F" w:rsidDel="00CB6412" w:rsidRDefault="0051184F">
      <w:pPr>
        <w:rPr>
          <w:del w:id="743" w:author="Oscar Esteban Juarez Paz" w:date="2026-10-28T23:48:00Z" w16du:dateUtc="2026-10-28T23:48:00Z"/>
        </w:rPr>
      </w:pPr>
    </w:p>
    <w:p w14:paraId="3819B4D8" w14:textId="77777777" w:rsidR="0051184F" w:rsidDel="00CB6412" w:rsidRDefault="0051184F">
      <w:pPr>
        <w:rPr>
          <w:del w:id="744" w:author="Oscar Esteban Juarez Paz" w:date="2026-10-28T23:48:00Z" w16du:dateUtc="2026-10-28T23:48:00Z"/>
        </w:rPr>
      </w:pPr>
    </w:p>
    <w:p w14:paraId="4D3B8FB8" w14:textId="498BEA3B" w:rsidR="0051184F" w:rsidDel="000B4C94" w:rsidRDefault="00E73B14">
      <w:pPr>
        <w:pStyle w:val="Heading1"/>
        <w:rPr>
          <w:del w:id="745" w:author="Oscar Esteban Juarez Paz" w:date="2026-10-31T16:16:00Z" w16du:dateUtc="2026-10-31T16:16:00Z"/>
        </w:rPr>
      </w:pPr>
      <w:del w:id="746" w:author="Oscar Esteban Juarez Paz" w:date="2026-10-31T19:27:00Z" w16du:dateUtc="2026-10-31T19:27:00Z">
        <w:r w:rsidDel="00071210">
          <w:delText>References</w:delText>
        </w:r>
      </w:del>
    </w:p>
    <w:p w14:paraId="01056A1A" w14:textId="77777777" w:rsidR="0051184F" w:rsidDel="000B4C94" w:rsidRDefault="0051184F">
      <w:pPr>
        <w:rPr>
          <w:del w:id="747" w:author="Oscar Esteban Juarez Paz" w:date="2026-10-31T16:16:00Z" w16du:dateUtc="2026-10-31T16:16:00Z"/>
        </w:rPr>
      </w:pPr>
    </w:p>
    <w:p w14:paraId="47C41C45" w14:textId="4773B240" w:rsidR="0051184F" w:rsidDel="000B4C94" w:rsidRDefault="00E73B14">
      <w:pPr>
        <w:rPr>
          <w:del w:id="748" w:author="Oscar Esteban Juarez Paz" w:date="2026-10-31T16:16:00Z" w16du:dateUtc="2026-10-31T16:16:00Z"/>
          <w:color w:val="FF0000"/>
        </w:rPr>
      </w:pPr>
      <w:del w:id="749" w:author="Oscar Esteban Juarez Paz" w:date="2026-10-31T16:16:00Z" w16du:dateUtc="2026-10-31T16:16:00Z">
        <w:r w:rsidDel="000B4C94">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52AFABEC" w:rsidR="0051184F" w:rsidDel="00071210" w:rsidRDefault="0051184F" w:rsidP="000B4C94">
      <w:pPr>
        <w:pStyle w:val="Heading1"/>
        <w:rPr>
          <w:del w:id="750" w:author="Oscar Esteban Juarez Paz" w:date="2026-10-31T19:27:00Z" w16du:dateUtc="2026-10-31T19:27:00Z"/>
        </w:rPr>
        <w:pPrChange w:id="751" w:author="Oscar Esteban Juarez Paz" w:date="2026-10-31T16:16:00Z" w16du:dateUtc="2026-10-31T16:16:00Z">
          <w:pPr/>
        </w:pPrChange>
      </w:pPr>
    </w:p>
    <w:customXmlInsRangeStart w:id="752" w:author="Oscar Esteban Juarez Paz" w:date="2026-10-31T19:27:00Z"/>
    <w:bookmarkStart w:id="753" w:name="_Toc244367972" w:displacedByCustomXml="next"/>
    <w:sdt>
      <w:sdtPr>
        <w:id w:val="-333841740"/>
        <w:docPartObj>
          <w:docPartGallery w:val="Bibliographies"/>
          <w:docPartUnique/>
        </w:docPartObj>
      </w:sdtPr>
      <w:sdtEndPr>
        <w:rPr>
          <w:rFonts w:eastAsia="Calibri" w:cs="Calibri"/>
          <w:color w:val="auto"/>
          <w:spacing w:val="0"/>
          <w:kern w:val="0"/>
          <w:sz w:val="22"/>
          <w:szCs w:val="22"/>
        </w:rPr>
      </w:sdtEndPr>
      <w:sdtContent>
        <w:customXmlInsRangeEnd w:id="752"/>
        <w:p w14:paraId="2D8C431B" w14:textId="4AB0A742" w:rsidR="00071210" w:rsidRDefault="00071210">
          <w:pPr>
            <w:pStyle w:val="Heading1"/>
            <w:rPr>
              <w:ins w:id="754" w:author="Oscar Esteban Juarez Paz" w:date="2026-10-31T19:27:00Z" w16du:dateUtc="2026-10-31T19:27:00Z"/>
            </w:rPr>
          </w:pPr>
          <w:ins w:id="755" w:author="Oscar Esteban Juarez Paz" w:date="2026-10-31T19:27:00Z" w16du:dateUtc="2026-10-31T19:27:00Z">
            <w:r>
              <w:t>References</w:t>
            </w:r>
            <w:bookmarkEnd w:id="753"/>
          </w:ins>
        </w:p>
        <w:customXmlInsRangeStart w:id="756" w:author="Oscar Esteban Juarez Paz" w:date="2026-10-31T19:27:00Z"/>
        <w:sdt>
          <w:sdtPr>
            <w:id w:val="-573587230"/>
            <w:bibliography/>
          </w:sdtPr>
          <w:sdtContent>
            <w:customXmlInsRangeEnd w:id="756"/>
            <w:p w14:paraId="006331D3" w14:textId="77777777" w:rsidR="00071210" w:rsidRDefault="00071210" w:rsidP="00C475C1">
              <w:pPr>
                <w:pStyle w:val="Bibliography"/>
                <w:jc w:val="both"/>
                <w:rPr>
                  <w:noProof/>
                  <w:sz w:val="24"/>
                  <w:szCs w:val="24"/>
                </w:rPr>
                <w:pPrChange w:id="757" w:author="Oscar Esteban Juarez Paz" w:date="2026-10-31T19:27:00Z" w16du:dateUtc="2026-10-31T19:27:00Z">
                  <w:pPr>
                    <w:pStyle w:val="Bibliography"/>
                  </w:pPr>
                </w:pPrChange>
              </w:pPr>
              <w:ins w:id="758" w:author="Oscar Esteban Juarez Paz" w:date="2026-10-31T19:27:00Z" w16du:dateUtc="2026-10-31T19:27:00Z">
                <w:r>
                  <w:fldChar w:fldCharType="begin"/>
                </w:r>
                <w:r>
                  <w:instrText xml:space="preserve"> BIBLIOGRAPHY </w:instrText>
                </w:r>
                <w:r>
                  <w:fldChar w:fldCharType="separate"/>
                </w:r>
              </w:ins>
              <w:r>
                <w:rPr>
                  <w:noProof/>
                </w:rPr>
                <w:t xml:space="preserve">Dublin City Counsil, 2026. </w:t>
              </w:r>
              <w:r>
                <w:rPr>
                  <w:i/>
                  <w:iCs/>
                  <w:noProof/>
                </w:rPr>
                <w:t xml:space="preserve">DFB Fire and Ambulance Incident Data: Dublin Fire Brigade Ambulance (DA) annual incident activity logs for 2025. </w:t>
              </w:r>
              <w:r>
                <w:rPr>
                  <w:noProof/>
                </w:rPr>
                <w:t xml:space="preserve">[Online] </w:t>
              </w:r>
              <w:r>
                <w:rPr>
                  <w:noProof/>
                </w:rPr>
                <w:br/>
                <w:t xml:space="preserve">Available at: </w:t>
              </w:r>
              <w:r>
                <w:rPr>
                  <w:noProof/>
                  <w:u w:val="single"/>
                </w:rPr>
                <w:t>https://data.gov.ie/dataset/fire-brigade-and-ambulance</w:t>
              </w:r>
              <w:r>
                <w:rPr>
                  <w:noProof/>
                </w:rPr>
                <w:br/>
                <w:t>[Accessed 29 October 2026].</w:t>
              </w:r>
            </w:p>
            <w:p w14:paraId="787B0E91" w14:textId="77777777" w:rsidR="00071210" w:rsidRDefault="00071210" w:rsidP="00C475C1">
              <w:pPr>
                <w:pStyle w:val="Bibliography"/>
                <w:jc w:val="both"/>
                <w:rPr>
                  <w:noProof/>
                </w:rPr>
                <w:pPrChange w:id="759" w:author="Oscar Esteban Juarez Paz" w:date="2026-10-31T19:27:00Z" w16du:dateUtc="2026-10-31T19:27:00Z">
                  <w:pPr>
                    <w:pStyle w:val="Bibliography"/>
                  </w:pPr>
                </w:pPrChange>
              </w:pPr>
              <w:r>
                <w:rPr>
                  <w:noProof/>
                </w:rPr>
                <w:t xml:space="preserve">Health Service Executive, 2025. </w:t>
              </w:r>
              <w:r>
                <w:rPr>
                  <w:i/>
                  <w:iCs/>
                  <w:noProof/>
                </w:rPr>
                <w:t xml:space="preserve">HSE National Service Plan 2025, </w:t>
              </w:r>
              <w:r>
                <w:rPr>
                  <w:noProof/>
                </w:rPr>
                <w:t>Dublin: Health Service Executive.</w:t>
              </w:r>
            </w:p>
            <w:p w14:paraId="78F72677" w14:textId="255BB80E" w:rsidR="00071210" w:rsidRDefault="00071210" w:rsidP="00071210">
              <w:pPr>
                <w:rPr>
                  <w:ins w:id="760" w:author="Oscar Esteban Juarez Paz" w:date="2026-10-31T19:27:00Z" w16du:dateUtc="2026-10-31T19:27:00Z"/>
                </w:rPr>
              </w:pPr>
              <w:ins w:id="761" w:author="Oscar Esteban Juarez Paz" w:date="2026-10-31T19:27:00Z" w16du:dateUtc="2026-10-31T19:27:00Z">
                <w:r>
                  <w:rPr>
                    <w:b/>
                    <w:bCs/>
                    <w:noProof/>
                  </w:rPr>
                  <w:fldChar w:fldCharType="end"/>
                </w:r>
              </w:ins>
            </w:p>
            <w:customXmlInsRangeStart w:id="762" w:author="Oscar Esteban Juarez Paz" w:date="2026-10-31T19:27:00Z"/>
          </w:sdtContent>
        </w:sdt>
        <w:customXmlInsRangeEnd w:id="762"/>
        <w:customXmlInsRangeStart w:id="763" w:author="Oscar Esteban Juarez Paz" w:date="2026-10-31T19:27:00Z"/>
      </w:sdtContent>
    </w:sdt>
    <w:customXmlInsRangeEnd w:id="763"/>
    <w:p w14:paraId="69B569AA" w14:textId="77777777" w:rsidR="0051184F" w:rsidDel="002A2039" w:rsidRDefault="0051184F">
      <w:pPr>
        <w:pStyle w:val="Heading1"/>
        <w:rPr>
          <w:del w:id="764" w:author="Oscar Esteban Juarez Paz" w:date="2026-10-31T16:16:00Z" w16du:dateUtc="2026-10-31T16:16:00Z"/>
        </w:rPr>
      </w:pPr>
    </w:p>
    <w:p w14:paraId="2A5B0A66" w14:textId="77777777" w:rsidR="002A2039" w:rsidRPr="002A2039" w:rsidRDefault="002A2039" w:rsidP="002A2039">
      <w:pPr>
        <w:rPr>
          <w:ins w:id="765" w:author="Oscar Esteban Juarez Paz" w:date="2026-10-31T16:16:00Z" w16du:dateUtc="2026-10-31T16:16:00Z"/>
        </w:rPr>
      </w:pPr>
    </w:p>
    <w:p w14:paraId="33E8C192" w14:textId="63267DF2" w:rsidR="0051184F" w:rsidRPr="00A47E94" w:rsidDel="002A2039" w:rsidRDefault="0051184F">
      <w:pPr>
        <w:rPr>
          <w:del w:id="766" w:author="Oscar Esteban Juarez Paz" w:date="2026-10-31T16:16:00Z" w16du:dateUtc="2026-10-31T16:16:00Z"/>
          <w:rFonts w:eastAsiaTheme="majorEastAsia" w:cstheme="majorBidi"/>
          <w:color w:val="3A3A3A" w:themeColor="background2" w:themeShade="40"/>
          <w:spacing w:val="-10"/>
          <w:kern w:val="28"/>
          <w:sz w:val="40"/>
          <w:szCs w:val="40"/>
          <w:rPrChange w:id="767" w:author="Oscar Esteban Juarez Paz" w:date="2026-10-31T16:29:00Z" w16du:dateUtc="2026-10-31T16:29:00Z">
            <w:rPr>
              <w:del w:id="768" w:author="Oscar Esteban Juarez Paz" w:date="2026-10-31T16:16:00Z" w16du:dateUtc="2026-10-31T16:16:00Z"/>
            </w:rPr>
          </w:rPrChange>
        </w:rPr>
      </w:pPr>
    </w:p>
    <w:p w14:paraId="7127AB48" w14:textId="77777777" w:rsidR="0051184F" w:rsidDel="002A2039" w:rsidRDefault="0051184F">
      <w:pPr>
        <w:rPr>
          <w:del w:id="769" w:author="Oscar Esteban Juarez Paz" w:date="2026-10-31T16:16:00Z" w16du:dateUtc="2026-10-31T16:16:00Z"/>
        </w:rPr>
      </w:pPr>
    </w:p>
    <w:p w14:paraId="19E2D4FB" w14:textId="77777777" w:rsidR="0051184F" w:rsidDel="002A2039" w:rsidRDefault="0051184F">
      <w:pPr>
        <w:rPr>
          <w:del w:id="770" w:author="Oscar Esteban Juarez Paz" w:date="2026-10-31T16:16:00Z" w16du:dateUtc="2026-10-31T16:16:00Z"/>
        </w:rPr>
      </w:pPr>
    </w:p>
    <w:p w14:paraId="2E116359" w14:textId="77777777" w:rsidR="0051184F" w:rsidDel="002A2039" w:rsidRDefault="0051184F">
      <w:pPr>
        <w:rPr>
          <w:del w:id="771" w:author="Oscar Esteban Juarez Paz" w:date="2026-10-31T16:16:00Z" w16du:dateUtc="2026-10-31T16:16:00Z"/>
        </w:rPr>
      </w:pPr>
    </w:p>
    <w:p w14:paraId="6C1D0FB7" w14:textId="77777777" w:rsidR="0051184F" w:rsidDel="002A2039" w:rsidRDefault="0051184F">
      <w:pPr>
        <w:rPr>
          <w:del w:id="772" w:author="Oscar Esteban Juarez Paz" w:date="2026-10-31T16:16:00Z" w16du:dateUtc="2026-10-31T16:16:00Z"/>
        </w:rPr>
      </w:pPr>
    </w:p>
    <w:p w14:paraId="31F0DD23" w14:textId="77777777" w:rsidR="0051184F" w:rsidDel="002A2039" w:rsidRDefault="0051184F">
      <w:pPr>
        <w:rPr>
          <w:del w:id="773" w:author="Oscar Esteban Juarez Paz" w:date="2026-10-31T16:16:00Z" w16du:dateUtc="2026-10-31T16:16:00Z"/>
        </w:rPr>
      </w:pPr>
    </w:p>
    <w:p w14:paraId="006052B9" w14:textId="77777777" w:rsidR="0051184F" w:rsidDel="002A2039" w:rsidRDefault="0051184F">
      <w:pPr>
        <w:rPr>
          <w:del w:id="774" w:author="Oscar Esteban Juarez Paz" w:date="2026-10-31T16:16:00Z" w16du:dateUtc="2026-10-31T16:16:00Z"/>
        </w:rPr>
      </w:pPr>
    </w:p>
    <w:p w14:paraId="0A522FDE" w14:textId="77777777" w:rsidR="0051184F" w:rsidDel="002A2039" w:rsidRDefault="0051184F">
      <w:pPr>
        <w:rPr>
          <w:del w:id="775" w:author="Oscar Esteban Juarez Paz" w:date="2026-10-31T16:16:00Z" w16du:dateUtc="2026-10-31T16:16:00Z"/>
        </w:rPr>
      </w:pPr>
    </w:p>
    <w:p w14:paraId="0E031505" w14:textId="77777777" w:rsidR="0051184F" w:rsidDel="002A2039" w:rsidRDefault="0051184F">
      <w:pPr>
        <w:rPr>
          <w:del w:id="776" w:author="Oscar Esteban Juarez Paz" w:date="2026-10-31T16:16:00Z" w16du:dateUtc="2026-10-31T16:16:00Z"/>
        </w:rPr>
      </w:pPr>
    </w:p>
    <w:p w14:paraId="274A199B" w14:textId="77777777" w:rsidR="0051184F" w:rsidDel="002A2039" w:rsidRDefault="0051184F">
      <w:pPr>
        <w:rPr>
          <w:del w:id="777" w:author="Oscar Esteban Juarez Paz" w:date="2026-10-31T16:16:00Z" w16du:dateUtc="2026-10-31T16:16:00Z"/>
        </w:rPr>
      </w:pPr>
    </w:p>
    <w:p w14:paraId="60C50DC2" w14:textId="77777777" w:rsidR="0051184F" w:rsidDel="002A2039" w:rsidRDefault="0051184F">
      <w:pPr>
        <w:rPr>
          <w:del w:id="778" w:author="Oscar Esteban Juarez Paz" w:date="2026-10-31T16:16:00Z" w16du:dateUtc="2026-10-31T16:16:00Z"/>
        </w:rPr>
      </w:pPr>
    </w:p>
    <w:p w14:paraId="02ADC7C0" w14:textId="77777777" w:rsidR="0051184F" w:rsidDel="002A2039" w:rsidRDefault="0051184F">
      <w:pPr>
        <w:rPr>
          <w:del w:id="779" w:author="Oscar Esteban Juarez Paz" w:date="2026-10-31T16:16:00Z" w16du:dateUtc="2026-10-31T16:16:00Z"/>
        </w:rPr>
      </w:pPr>
    </w:p>
    <w:p w14:paraId="5FD4BAB5" w14:textId="77777777" w:rsidR="0051184F" w:rsidDel="002A2039" w:rsidRDefault="0051184F">
      <w:pPr>
        <w:rPr>
          <w:del w:id="780" w:author="Oscar Esteban Juarez Paz" w:date="2026-10-31T16:16:00Z" w16du:dateUtc="2026-10-31T16:16:00Z"/>
        </w:rPr>
      </w:pPr>
    </w:p>
    <w:p w14:paraId="7F0BA72A" w14:textId="77777777" w:rsidR="0051184F" w:rsidDel="002A2039" w:rsidRDefault="0051184F">
      <w:pPr>
        <w:rPr>
          <w:del w:id="781" w:author="Oscar Esteban Juarez Paz" w:date="2026-10-31T16:16:00Z" w16du:dateUtc="2026-10-31T16:16:00Z"/>
        </w:rPr>
      </w:pPr>
    </w:p>
    <w:p w14:paraId="7D18FF4C" w14:textId="77777777" w:rsidR="0051184F" w:rsidDel="002A2039" w:rsidRDefault="0051184F">
      <w:pPr>
        <w:rPr>
          <w:del w:id="782" w:author="Oscar Esteban Juarez Paz" w:date="2026-10-31T16:16:00Z" w16du:dateUtc="2026-10-31T16:16:00Z"/>
        </w:rPr>
      </w:pPr>
    </w:p>
    <w:p w14:paraId="43070F5B" w14:textId="77777777" w:rsidR="0051184F" w:rsidDel="002A2039" w:rsidRDefault="0051184F">
      <w:pPr>
        <w:pBdr>
          <w:top w:val="nil"/>
          <w:left w:val="nil"/>
          <w:bottom w:val="nil"/>
          <w:right w:val="nil"/>
          <w:between w:val="nil"/>
        </w:pBdr>
        <w:spacing w:after="0" w:line="240" w:lineRule="auto"/>
        <w:rPr>
          <w:del w:id="783" w:author="Oscar Esteban Juarez Paz" w:date="2026-10-31T16:16:00Z" w16du:dateUtc="2026-10-31T16:16:00Z"/>
          <w:color w:val="000000"/>
        </w:rPr>
      </w:pPr>
    </w:p>
    <w:p w14:paraId="00E4DC92" w14:textId="77777777" w:rsidR="0051184F" w:rsidDel="002A2039" w:rsidRDefault="0051184F">
      <w:pPr>
        <w:rPr>
          <w:del w:id="784" w:author="Oscar Esteban Juarez Paz" w:date="2026-10-31T16:16:00Z" w16du:dateUtc="2026-10-31T16:16:00Z"/>
        </w:rPr>
      </w:pPr>
    </w:p>
    <w:p w14:paraId="66EE7D97" w14:textId="77777777" w:rsidR="0051184F" w:rsidDel="002A2039" w:rsidRDefault="0051184F">
      <w:pPr>
        <w:rPr>
          <w:del w:id="785" w:author="Oscar Esteban Juarez Paz" w:date="2026-10-31T16:16:00Z" w16du:dateUtc="2026-10-31T16:16:00Z"/>
        </w:rPr>
      </w:pPr>
    </w:p>
    <w:p w14:paraId="6654FEAB" w14:textId="77777777" w:rsidR="0051184F" w:rsidDel="002A2039" w:rsidRDefault="0051184F">
      <w:pPr>
        <w:rPr>
          <w:del w:id="786" w:author="Oscar Esteban Juarez Paz" w:date="2026-10-31T16:16:00Z" w16du:dateUtc="2026-10-31T16:16:00Z"/>
        </w:rPr>
      </w:pPr>
    </w:p>
    <w:p w14:paraId="65BAD23E" w14:textId="77777777" w:rsidR="0051184F" w:rsidDel="002A2039" w:rsidRDefault="0051184F">
      <w:pPr>
        <w:rPr>
          <w:del w:id="787" w:author="Oscar Esteban Juarez Paz" w:date="2026-10-31T16:16:00Z" w16du:dateUtc="2026-10-31T16:16:00Z"/>
        </w:rPr>
      </w:pPr>
    </w:p>
    <w:p w14:paraId="4B20727C" w14:textId="77777777" w:rsidR="0051184F" w:rsidDel="002A2039" w:rsidRDefault="0051184F">
      <w:pPr>
        <w:rPr>
          <w:del w:id="788" w:author="Oscar Esteban Juarez Paz" w:date="2026-10-31T16:16:00Z" w16du:dateUtc="2026-10-31T16:16:00Z"/>
        </w:rPr>
      </w:pPr>
    </w:p>
    <w:p w14:paraId="36D4D058" w14:textId="77777777" w:rsidR="0051184F" w:rsidDel="002A2039" w:rsidRDefault="0051184F">
      <w:pPr>
        <w:rPr>
          <w:del w:id="789" w:author="Oscar Esteban Juarez Paz" w:date="2026-10-31T16:16:00Z" w16du:dateUtc="2026-10-31T16:16:00Z"/>
        </w:rPr>
      </w:pPr>
    </w:p>
    <w:p w14:paraId="1D499CE2" w14:textId="77777777" w:rsidR="0051184F" w:rsidDel="002A2039" w:rsidRDefault="0051184F">
      <w:pPr>
        <w:rPr>
          <w:del w:id="790" w:author="Oscar Esteban Juarez Paz" w:date="2026-10-31T16:16:00Z" w16du:dateUtc="2026-10-31T16:16:00Z"/>
        </w:rPr>
      </w:pPr>
    </w:p>
    <w:p w14:paraId="2C144692" w14:textId="77777777" w:rsidR="0051184F" w:rsidDel="002A2039" w:rsidRDefault="0051184F">
      <w:pPr>
        <w:rPr>
          <w:del w:id="791" w:author="Oscar Esteban Juarez Paz" w:date="2026-10-31T16:16:00Z" w16du:dateUtc="2026-10-31T16:16:00Z"/>
        </w:rPr>
      </w:pPr>
    </w:p>
    <w:p w14:paraId="20E418EC" w14:textId="77777777" w:rsidR="0051184F" w:rsidDel="002A2039" w:rsidRDefault="0051184F">
      <w:pPr>
        <w:rPr>
          <w:del w:id="792" w:author="Oscar Esteban Juarez Paz" w:date="2026-10-31T16:16:00Z" w16du:dateUtc="2026-10-31T16:16:00Z"/>
        </w:rPr>
      </w:pPr>
    </w:p>
    <w:p w14:paraId="699CCCF4" w14:textId="00D1A95F" w:rsidR="0051184F" w:rsidDel="00CB6412" w:rsidRDefault="0051184F">
      <w:pPr>
        <w:rPr>
          <w:del w:id="793" w:author="Oscar Esteban Juarez Paz" w:date="2026-10-28T23:49:00Z" w16du:dateUtc="2026-10-28T23:49:00Z"/>
        </w:rPr>
      </w:pPr>
    </w:p>
    <w:p w14:paraId="3F6FA7D3" w14:textId="34AC88DA" w:rsidR="0051184F" w:rsidDel="00A47E94" w:rsidRDefault="00E73B14">
      <w:pPr>
        <w:pStyle w:val="Heading1"/>
        <w:rPr>
          <w:del w:id="794" w:author="Oscar Esteban Juarez Paz" w:date="2026-10-31T16:28:00Z" w16du:dateUtc="2026-10-31T16:28:00Z"/>
        </w:rPr>
      </w:pPr>
      <w:bookmarkStart w:id="795" w:name="_heading=h.kfkjs3rwl2c1" w:colFirst="0" w:colLast="0"/>
      <w:bookmarkEnd w:id="795"/>
      <w:del w:id="796" w:author="Oscar Esteban Juarez Paz" w:date="2026-10-31T16:28:00Z" w16du:dateUtc="2026-10-31T16:28:00Z">
        <w:r w:rsidDel="00A47E94">
          <w:delText>Appendix</w:delText>
        </w:r>
      </w:del>
    </w:p>
    <w:p w14:paraId="398614CE" w14:textId="5A0ADFD8" w:rsidR="0051184F" w:rsidDel="00A47E94" w:rsidRDefault="0051184F">
      <w:pPr>
        <w:rPr>
          <w:del w:id="797" w:author="Oscar Esteban Juarez Paz" w:date="2026-10-31T16:28:00Z" w16du:dateUtc="2026-10-31T16:28:00Z"/>
        </w:rPr>
      </w:pPr>
    </w:p>
    <w:p w14:paraId="67D903CB" w14:textId="6E3A5AB3" w:rsidR="0051184F" w:rsidDel="00A47E94" w:rsidRDefault="0051184F">
      <w:pPr>
        <w:rPr>
          <w:del w:id="798" w:author="Oscar Esteban Juarez Paz" w:date="2026-10-31T16:28:00Z" w16du:dateUtc="2026-10-31T16:28:00Z"/>
          <w:color w:val="FF0000"/>
        </w:rPr>
      </w:pPr>
    </w:p>
    <w:p w14:paraId="0B735E3D" w14:textId="2786C12A" w:rsidR="0051184F" w:rsidDel="00A47E94" w:rsidRDefault="00E73B14">
      <w:pPr>
        <w:rPr>
          <w:del w:id="799" w:author="Oscar Esteban Juarez Paz" w:date="2026-10-31T16:28:00Z" w16du:dateUtc="2026-10-31T16:28:00Z"/>
          <w:color w:val="FF0000"/>
        </w:rPr>
      </w:pPr>
      <w:del w:id="800" w:author="Oscar Esteban Juarez Paz" w:date="2026-10-31T16:28:00Z" w16du:dateUtc="2026-10-31T16:28:00Z">
        <w:r w:rsidDel="00A47E94">
          <w:rPr>
            <w:color w:val="FF0000"/>
          </w:rPr>
          <w:delText xml:space="preserve">If you have used AI tools in your work, you must include screenshots of your requests in the appendix. </w:delText>
        </w:r>
      </w:del>
    </w:p>
    <w:p w14:paraId="63F2F551" w14:textId="4CA26CB1" w:rsidR="0051184F" w:rsidDel="00A47E94" w:rsidRDefault="00E73B14">
      <w:pPr>
        <w:rPr>
          <w:del w:id="801" w:author="Oscar Esteban Juarez Paz" w:date="2026-10-31T16:28:00Z" w16du:dateUtc="2026-10-31T16:28:00Z"/>
          <w:color w:val="FF0000"/>
        </w:rPr>
      </w:pPr>
      <w:del w:id="802" w:author="Oscar Esteban Juarez Paz" w:date="2026-10-31T16:28:00Z" w16du:dateUtc="2026-10-31T16:28:00Z">
        <w:r w:rsidDel="00A47E94">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7D583AEA" w:rsidR="0051184F" w:rsidDel="00A47E94" w:rsidRDefault="00E73B14">
      <w:pPr>
        <w:rPr>
          <w:del w:id="803" w:author="Oscar Esteban Juarez Paz" w:date="2026-10-31T16:28:00Z" w16du:dateUtc="2026-10-31T16:28:00Z"/>
          <w:color w:val="FF0000"/>
        </w:rPr>
      </w:pPr>
      <w:del w:id="804" w:author="Oscar Esteban Juarez Paz" w:date="2026-10-31T16:28:00Z" w16du:dateUtc="2026-10-31T16:28:00Z">
        <w:r w:rsidDel="00A47E94">
          <w:rPr>
            <w:color w:val="FF0000"/>
          </w:rPr>
          <w:delText>If you haven't used AI tools and there's no need for supplementary data, you can remove the appendix section entirely.</w:delText>
        </w:r>
      </w:del>
    </w:p>
    <w:p w14:paraId="4FF41EFD" w14:textId="44AF63A0" w:rsidR="0051184F" w:rsidDel="00A47E94" w:rsidRDefault="0051184F">
      <w:pPr>
        <w:rPr>
          <w:del w:id="805" w:author="Oscar Esteban Juarez Paz" w:date="2026-10-31T16:28:00Z" w16du:dateUtc="2026-10-31T16:28:00Z"/>
          <w:color w:val="FF0000"/>
        </w:rPr>
      </w:pPr>
    </w:p>
    <w:p w14:paraId="6355C16D" w14:textId="77777777" w:rsidR="0051184F" w:rsidRDefault="0051184F" w:rsidP="00A47E94"/>
    <w:sectPr w:rsidR="0051184F">
      <w:footerReference w:type="default" r:id="rId2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3B54B" w14:textId="77777777" w:rsidR="00A22791" w:rsidRDefault="00A22791">
      <w:pPr>
        <w:spacing w:after="0" w:line="240" w:lineRule="auto"/>
      </w:pPr>
      <w:r>
        <w:separator/>
      </w:r>
    </w:p>
  </w:endnote>
  <w:endnote w:type="continuationSeparator" w:id="0">
    <w:p w14:paraId="0032DA11" w14:textId="77777777" w:rsidR="00A22791" w:rsidRDefault="00A22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7F9EF31-3018-4D9E-B44D-50CC80B0D224}"/>
    <w:embedBold r:id="rId2" w:fontKey="{DD4BF41C-E910-45B4-81CF-C06C6E758243}"/>
    <w:embedItalic r:id="rId3" w:fontKey="{CCF2E0B4-1049-4284-BEBC-B72F55684D49}"/>
  </w:font>
  <w:font w:name="Aptos Display">
    <w:charset w:val="00"/>
    <w:family w:val="swiss"/>
    <w:pitch w:val="variable"/>
    <w:sig w:usb0="20000287" w:usb1="00000003" w:usb2="00000000" w:usb3="00000000" w:csb0="0000019F" w:csb1="00000000"/>
    <w:embedRegular r:id="rId4" w:fontKey="{A6F12C20-2A50-4DB3-BD15-6F7C42B89E6E}"/>
  </w:font>
  <w:font w:name="Quattrocento Sans">
    <w:charset w:val="00"/>
    <w:family w:val="swiss"/>
    <w:pitch w:val="variable"/>
    <w:sig w:usb0="800000BF" w:usb1="4000005B" w:usb2="00000000" w:usb3="00000000" w:csb0="00000001" w:csb1="00000000"/>
    <w:embedRegular r:id="rId5" w:fontKey="{06EF48EB-12C9-485E-908C-00B53493587A}"/>
    <w:embedBold r:id="rId6" w:fontKey="{58142A0A-5A82-4B2D-98AB-1BE12F5838F6}"/>
  </w:font>
  <w:font w:name="Aptos">
    <w:charset w:val="00"/>
    <w:family w:val="swiss"/>
    <w:pitch w:val="variable"/>
    <w:sig w:usb0="20000287" w:usb1="00000003" w:usb2="00000000" w:usb3="00000000" w:csb0="0000019F" w:csb1="00000000"/>
    <w:embedRegular r:id="rId7" w:fontKey="{B7B24BB8-A2C1-400A-AC03-3969631A5DF1}"/>
    <w:embedBold r:id="rId8" w:fontKey="{3303AE7A-30CD-444E-9E0F-AFBF04A7CFC9}"/>
  </w:font>
  <w:font w:name="Play">
    <w:altName w:val="Calibri"/>
    <w:charset w:val="00"/>
    <w:family w:val="auto"/>
    <w:pitch w:val="default"/>
    <w:embedRegular r:id="rId9" w:fontKey="{E8B1DA0A-6E5F-40F4-9EEB-E23E6FB2BF24}"/>
  </w:font>
  <w:font w:name="Cambria Math">
    <w:panose1 w:val="02040503050406030204"/>
    <w:charset w:val="00"/>
    <w:family w:val="roman"/>
    <w:pitch w:val="variable"/>
    <w:sig w:usb0="E00006FF" w:usb1="420024FF" w:usb2="02000000" w:usb3="00000000" w:csb0="0000019F" w:csb1="00000000"/>
    <w:embedRegular r:id="rId10" w:fontKey="{8D8C753C-9CAE-45E9-8259-E3744150CFD2}"/>
    <w:embedItalic r:id="rId11" w:fontKey="{4B13B16A-21BD-43F5-8A7F-EBB7762AFB1C}"/>
  </w:font>
  <w:font w:name="Aptos Narrow">
    <w:charset w:val="00"/>
    <w:family w:val="swiss"/>
    <w:pitch w:val="variable"/>
    <w:sig w:usb0="20000287" w:usb1="00000003" w:usb2="00000000" w:usb3="00000000" w:csb0="0000019F" w:csb1="00000000"/>
    <w:embedRegular r:id="rId12" w:fontKey="{060A7450-A05C-423B-900C-7A5F443D35D5}"/>
    <w:embedBold r:id="rId13" w:fontKey="{76339898-CD30-42EA-AEE8-13B54683D2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B3E2" w14:textId="77777777" w:rsidR="00A22791" w:rsidRDefault="00A22791">
      <w:pPr>
        <w:spacing w:after="0" w:line="240" w:lineRule="auto"/>
      </w:pPr>
      <w:r>
        <w:separator/>
      </w:r>
    </w:p>
  </w:footnote>
  <w:footnote w:type="continuationSeparator" w:id="0">
    <w:p w14:paraId="16E50E00" w14:textId="77777777" w:rsidR="00A22791" w:rsidRDefault="00A22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Esteban Juarez Paz">
    <w15:presenceInfo w15:providerId="AD" w15:userId="S::oejuarez@aseinfo.com.sv::b4e7ab28-788d-4cd1-b9df-1f68f206b2a1"/>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38DC"/>
    <w:rsid w:val="00036DA2"/>
    <w:rsid w:val="00047930"/>
    <w:rsid w:val="00071210"/>
    <w:rsid w:val="000B4C94"/>
    <w:rsid w:val="000C1128"/>
    <w:rsid w:val="001047BC"/>
    <w:rsid w:val="001632C8"/>
    <w:rsid w:val="0024408F"/>
    <w:rsid w:val="00271667"/>
    <w:rsid w:val="002A2039"/>
    <w:rsid w:val="00331327"/>
    <w:rsid w:val="003E1F7C"/>
    <w:rsid w:val="00461983"/>
    <w:rsid w:val="004D5558"/>
    <w:rsid w:val="004F1581"/>
    <w:rsid w:val="004F5038"/>
    <w:rsid w:val="0051184F"/>
    <w:rsid w:val="006A567B"/>
    <w:rsid w:val="006B363C"/>
    <w:rsid w:val="00750DB9"/>
    <w:rsid w:val="0075791D"/>
    <w:rsid w:val="00891F35"/>
    <w:rsid w:val="008F3A90"/>
    <w:rsid w:val="00912193"/>
    <w:rsid w:val="00926C1E"/>
    <w:rsid w:val="009E1379"/>
    <w:rsid w:val="009E55D4"/>
    <w:rsid w:val="00A034FB"/>
    <w:rsid w:val="00A22791"/>
    <w:rsid w:val="00A4055F"/>
    <w:rsid w:val="00A47E94"/>
    <w:rsid w:val="00A9537C"/>
    <w:rsid w:val="00A9630B"/>
    <w:rsid w:val="00B33CFF"/>
    <w:rsid w:val="00B566F7"/>
    <w:rsid w:val="00C0515F"/>
    <w:rsid w:val="00C475C1"/>
    <w:rsid w:val="00C60113"/>
    <w:rsid w:val="00C6704B"/>
    <w:rsid w:val="00CB6412"/>
    <w:rsid w:val="00CE497C"/>
    <w:rsid w:val="00D07603"/>
    <w:rsid w:val="00D73A29"/>
    <w:rsid w:val="00DA61F3"/>
    <w:rsid w:val="00DB3589"/>
    <w:rsid w:val="00DB4F8F"/>
    <w:rsid w:val="00DC4455"/>
    <w:rsid w:val="00E04EDA"/>
    <w:rsid w:val="00E14476"/>
    <w:rsid w:val="00E2338E"/>
    <w:rsid w:val="00E50787"/>
    <w:rsid w:val="00E73B14"/>
    <w:rsid w:val="00F34BAD"/>
    <w:rsid w:val="00F41824"/>
    <w:rsid w:val="00F844DA"/>
    <w:rsid w:val="00FC4E2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styleId="Caption">
    <w:name w:val="caption"/>
    <w:basedOn w:val="Normal"/>
    <w:next w:val="Normal"/>
    <w:uiPriority w:val="35"/>
    <w:unhideWhenUsed/>
    <w:qFormat/>
    <w:rsid w:val="009E55D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047BC"/>
    <w:rPr>
      <w:color w:val="666666"/>
    </w:rPr>
  </w:style>
  <w:style w:type="character" w:styleId="UnresolvedMention">
    <w:name w:val="Unresolved Mention"/>
    <w:basedOn w:val="DefaultParagraphFont"/>
    <w:uiPriority w:val="99"/>
    <w:semiHidden/>
    <w:unhideWhenUsed/>
    <w:rsid w:val="001047BC"/>
    <w:rPr>
      <w:color w:val="605E5C"/>
      <w:shd w:val="clear" w:color="auto" w:fill="E1DFDD"/>
    </w:rPr>
  </w:style>
  <w:style w:type="paragraph" w:styleId="Bibliography">
    <w:name w:val="Bibliography"/>
    <w:basedOn w:val="Normal"/>
    <w:next w:val="Normal"/>
    <w:uiPriority w:val="37"/>
    <w:unhideWhenUsed/>
    <w:rsid w:val="00071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9429">
      <w:bodyDiv w:val="1"/>
      <w:marLeft w:val="0"/>
      <w:marRight w:val="0"/>
      <w:marTop w:val="0"/>
      <w:marBottom w:val="0"/>
      <w:divBdr>
        <w:top w:val="none" w:sz="0" w:space="0" w:color="auto"/>
        <w:left w:val="none" w:sz="0" w:space="0" w:color="auto"/>
        <w:bottom w:val="none" w:sz="0" w:space="0" w:color="auto"/>
        <w:right w:val="none" w:sz="0" w:space="0" w:color="auto"/>
      </w:divBdr>
    </w:div>
    <w:div w:id="596711442">
      <w:bodyDiv w:val="1"/>
      <w:marLeft w:val="0"/>
      <w:marRight w:val="0"/>
      <w:marTop w:val="0"/>
      <w:marBottom w:val="0"/>
      <w:divBdr>
        <w:top w:val="none" w:sz="0" w:space="0" w:color="auto"/>
        <w:left w:val="none" w:sz="0" w:space="0" w:color="auto"/>
        <w:bottom w:val="none" w:sz="0" w:space="0" w:color="auto"/>
        <w:right w:val="none" w:sz="0" w:space="0" w:color="auto"/>
      </w:divBdr>
    </w:div>
    <w:div w:id="817915786">
      <w:bodyDiv w:val="1"/>
      <w:marLeft w:val="0"/>
      <w:marRight w:val="0"/>
      <w:marTop w:val="0"/>
      <w:marBottom w:val="0"/>
      <w:divBdr>
        <w:top w:val="none" w:sz="0" w:space="0" w:color="auto"/>
        <w:left w:val="none" w:sz="0" w:space="0" w:color="auto"/>
        <w:bottom w:val="none" w:sz="0" w:space="0" w:color="auto"/>
        <w:right w:val="none" w:sz="0" w:space="0" w:color="auto"/>
      </w:divBdr>
    </w:div>
    <w:div w:id="892697644">
      <w:bodyDiv w:val="1"/>
      <w:marLeft w:val="0"/>
      <w:marRight w:val="0"/>
      <w:marTop w:val="0"/>
      <w:marBottom w:val="0"/>
      <w:divBdr>
        <w:top w:val="none" w:sz="0" w:space="0" w:color="auto"/>
        <w:left w:val="none" w:sz="0" w:space="0" w:color="auto"/>
        <w:bottom w:val="none" w:sz="0" w:space="0" w:color="auto"/>
        <w:right w:val="none" w:sz="0" w:space="0" w:color="auto"/>
      </w:divBdr>
    </w:div>
    <w:div w:id="953172233">
      <w:bodyDiv w:val="1"/>
      <w:marLeft w:val="0"/>
      <w:marRight w:val="0"/>
      <w:marTop w:val="0"/>
      <w:marBottom w:val="0"/>
      <w:divBdr>
        <w:top w:val="none" w:sz="0" w:space="0" w:color="auto"/>
        <w:left w:val="none" w:sz="0" w:space="0" w:color="auto"/>
        <w:bottom w:val="none" w:sz="0" w:space="0" w:color="auto"/>
        <w:right w:val="none" w:sz="0" w:space="0" w:color="auto"/>
      </w:divBdr>
    </w:div>
    <w:div w:id="1036662414">
      <w:bodyDiv w:val="1"/>
      <w:marLeft w:val="0"/>
      <w:marRight w:val="0"/>
      <w:marTop w:val="0"/>
      <w:marBottom w:val="0"/>
      <w:divBdr>
        <w:top w:val="none" w:sz="0" w:space="0" w:color="auto"/>
        <w:left w:val="none" w:sz="0" w:space="0" w:color="auto"/>
        <w:bottom w:val="none" w:sz="0" w:space="0" w:color="auto"/>
        <w:right w:val="none" w:sz="0" w:space="0" w:color="auto"/>
      </w:divBdr>
    </w:div>
    <w:div w:id="1420757880">
      <w:bodyDiv w:val="1"/>
      <w:marLeft w:val="0"/>
      <w:marRight w:val="0"/>
      <w:marTop w:val="0"/>
      <w:marBottom w:val="0"/>
      <w:divBdr>
        <w:top w:val="none" w:sz="0" w:space="0" w:color="auto"/>
        <w:left w:val="none" w:sz="0" w:space="0" w:color="auto"/>
        <w:bottom w:val="none" w:sz="0" w:space="0" w:color="auto"/>
        <w:right w:val="none" w:sz="0" w:space="0" w:color="auto"/>
      </w:divBdr>
    </w:div>
    <w:div w:id="1800025397">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Hea25</b:Tag>
    <b:SourceType>Report</b:SourceType>
    <b:Guid>{D0A05B8F-24AF-4635-A3B8-53C13B12D42F}</b:Guid>
    <b:Title>HSE National Service Plan 2025</b:Title>
    <b:City>Dublin</b:City>
    <b:Year>2025</b:Year>
    <b:Author>
      <b:Author>
        <b:Corporate>Health Service Executive</b:Corporate>
      </b:Author>
    </b:Author>
    <b:Publisher>Health Service Executive</b:Publisher>
    <b:YearAccessed>2026</b:YearAccessed>
    <b:MonthAccessed>October</b:MonthAccessed>
    <b:DayAccessed>31</b:DayAccessed>
    <b:URL>https://about.hse.ie/publications/hse-national-service-plan-2025/</b:URL>
    <b:RefOrder>1</b:RefOrder>
  </b:Source>
  <b:Source>
    <b:Tag>Dub26</b:Tag>
    <b:SourceType>DocumentFromInternetSite</b:SourceType>
    <b:Guid>{4E91D39F-63F8-41D3-B4D1-C37953D6D5A9}</b:Guid>
    <b:Title>DFB Fire and Ambulance Incident Data: Dublin Fire Brigade Ambulance (DA) annual incident activity logs for 2025</b:Title>
    <b:Year>2026</b:Year>
    <b:Author>
      <b:Author>
        <b:Corporate>Dublin City Counsil</b:Corporate>
      </b:Author>
    </b:Author>
    <b:InternetSiteTitle>data.gov.ie</b:InternetSiteTitle>
    <b:URL>https://data.gov.ie/dataset/fire-brigade-and-ambulance</b:URL>
    <b:YearAccessed>2026</b:YearAccessed>
    <b:MonthAccessed>October</b:MonthAccessed>
    <b:DayAccessed>29</b:DayAccessed>
    <b:RefOrder>2</b:RefOrder>
  </b:Source>
</b:Sourc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E52F8FDD-5A65-407C-A8C2-37EECAE86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14</Pages>
  <Words>2699</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 Zorzi</dc:creator>
  <cp:lastModifiedBy>Oscar Esteban Juarez Paz</cp:lastModifiedBy>
  <cp:revision>31</cp:revision>
  <dcterms:created xsi:type="dcterms:W3CDTF">2026-04-19T21:12:00Z</dcterms:created>
  <dcterms:modified xsi:type="dcterms:W3CDTF">2026-10-31T19:43:00Z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